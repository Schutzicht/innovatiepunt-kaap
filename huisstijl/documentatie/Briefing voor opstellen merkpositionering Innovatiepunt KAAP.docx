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AEEDE5A" w:rsidP="7625D628" w:rsidRDefault="0B375A50" w14:paraId="5E1375B0" w14:textId="112FF086">
      <w:pPr>
        <w:rPr>
          <w:b w:val="1"/>
          <w:bCs w:val="1"/>
          <w:sz w:val="28"/>
          <w:szCs w:val="28"/>
        </w:rPr>
      </w:pPr>
      <w:r w:rsidRPr="1E23B196" w:rsidR="264062F9">
        <w:rPr>
          <w:b w:val="1"/>
          <w:bCs w:val="1"/>
        </w:rPr>
        <w:t xml:space="preserve">Briefing voor </w:t>
      </w:r>
      <w:r w:rsidRPr="1E23B196" w:rsidR="662EFCCD">
        <w:rPr>
          <w:b w:val="1"/>
          <w:bCs w:val="1"/>
        </w:rPr>
        <w:t>merk</w:t>
      </w:r>
      <w:r w:rsidRPr="1E23B196" w:rsidR="7263722F">
        <w:rPr>
          <w:b w:val="1"/>
          <w:bCs w:val="1"/>
        </w:rPr>
        <w:t>identiteit</w:t>
      </w:r>
      <w:r w:rsidRPr="1E23B196" w:rsidR="662EFCCD">
        <w:rPr>
          <w:b w:val="1"/>
          <w:bCs w:val="1"/>
        </w:rPr>
        <w:t xml:space="preserve"> en herpositionering</w:t>
      </w:r>
      <w:r w:rsidRPr="1E23B196" w:rsidR="063B35F2">
        <w:rPr>
          <w:b w:val="1"/>
          <w:bCs w:val="1"/>
        </w:rPr>
        <w:t xml:space="preserve"> </w:t>
      </w:r>
      <w:r w:rsidRPr="1E23B196" w:rsidR="063B35F2">
        <w:rPr>
          <w:b w:val="1"/>
          <w:bCs w:val="1"/>
          <w:u w:val="single"/>
        </w:rPr>
        <w:t>I</w:t>
      </w:r>
      <w:r w:rsidRPr="1E23B196" w:rsidR="264062F9">
        <w:rPr>
          <w:b w:val="1"/>
          <w:bCs w:val="1"/>
          <w:u w:val="single"/>
        </w:rPr>
        <w:t>nnovatiepunt De K</w:t>
      </w:r>
      <w:r w:rsidRPr="1E23B196" w:rsidR="0E458F55">
        <w:rPr>
          <w:b w:val="1"/>
          <w:bCs w:val="1"/>
          <w:u w:val="single"/>
        </w:rPr>
        <w:t>AAP</w:t>
      </w:r>
      <w:r>
        <w:br/>
      </w:r>
      <w:r>
        <w:br/>
      </w:r>
      <w:r w:rsidR="0459C5DF">
        <w:rPr/>
        <w:t>Opdrachtgever: Dockwize</w:t>
      </w:r>
      <w:r>
        <w:br/>
      </w:r>
      <w:r w:rsidR="196599C0">
        <w:rPr/>
        <w:t>Contactpersoon: Marieke Heinen</w:t>
      </w:r>
      <w:r>
        <w:br/>
      </w:r>
      <w:r w:rsidR="26853D04">
        <w:rPr/>
        <w:t xml:space="preserve">Datum: </w:t>
      </w:r>
      <w:r w:rsidR="3647E934">
        <w:rPr/>
        <w:t>25</w:t>
      </w:r>
      <w:r w:rsidR="26853D04">
        <w:rPr/>
        <w:t xml:space="preserve"> januari 2024</w:t>
      </w:r>
      <w:r w:rsidRPr="1E23B196" w:rsidR="3A6C3A7D">
        <w:rPr>
          <w:b w:val="1"/>
          <w:bCs w:val="1"/>
          <w:sz w:val="28"/>
          <w:szCs w:val="28"/>
        </w:rPr>
        <w:t xml:space="preserve"> </w:t>
      </w:r>
    </w:p>
    <w:p w:rsidR="673CF145" w:rsidP="7632A3FB" w:rsidRDefault="0F04A425" w14:paraId="2B83701A" w14:textId="545E0BE0">
      <w:pPr>
        <w:rPr>
          <w:b/>
          <w:bCs/>
          <w:sz w:val="28"/>
          <w:szCs w:val="28"/>
        </w:rPr>
      </w:pPr>
      <w:r w:rsidRPr="7632A3FB">
        <w:rPr>
          <w:b/>
          <w:bCs/>
          <w:sz w:val="28"/>
          <w:szCs w:val="28"/>
        </w:rPr>
        <w:t xml:space="preserve">1. </w:t>
      </w:r>
      <w:r w:rsidRPr="7632A3FB" w:rsidR="5381A7F3">
        <w:rPr>
          <w:b/>
          <w:bCs/>
          <w:sz w:val="28"/>
          <w:szCs w:val="28"/>
        </w:rPr>
        <w:t>Inleiding</w:t>
      </w:r>
      <w:r w:rsidRPr="7632A3FB">
        <w:rPr>
          <w:b/>
          <w:bCs/>
          <w:sz w:val="28"/>
          <w:szCs w:val="28"/>
        </w:rPr>
        <w:t xml:space="preserve"> </w:t>
      </w:r>
    </w:p>
    <w:p w:rsidR="673CF145" w:rsidP="7632A3FB" w:rsidRDefault="28D669E4" w14:paraId="05D70110" w14:textId="428B8757">
      <w:pPr>
        <w:rPr>
          <w:b/>
          <w:bCs/>
          <w:sz w:val="28"/>
          <w:szCs w:val="28"/>
        </w:rPr>
      </w:pPr>
      <w:r w:rsidRPr="1E23B196" w:rsidR="078A1C9B">
        <w:rPr>
          <w:rFonts w:ascii="Calibri" w:hAnsi="Calibri" w:eastAsia="Calibri" w:cs="Calibri"/>
        </w:rPr>
        <w:t xml:space="preserve">In Zeeland komen land en zee samen, wat geheel eigen uitdagingen met zich meebrengt. Zoals de zeespiegelstijging, het verzilten van de bodem en de beperkte beschikbaarheid van zoetwater. Maatschappelijke vraagstukken leiden in de context van dit deltagebied tot een specifieke invulling. Zoals de energietransitie, met de bouw en exploitatie van windparken op zee. Of de eiwittransitie, waaraan algen en wieren een wezenlijke bijdrage kunnen leveren. Op tal van gebieden zijn ingrepen nodig om een duurzame en veilige delta ook in de toekomst te garanderen. Dat vraagt nieuwe kennis, innovaties én executiekracht om tot opschaling te komen van activiteiten. </w:t>
      </w:r>
    </w:p>
    <w:p w:rsidR="673CF145" w:rsidP="1E23B196" w:rsidRDefault="61DB5362" w14:paraId="6FC465C8" w14:textId="144BEDF2">
      <w:pPr>
        <w:pStyle w:val="Normal"/>
        <w:suppressLineNumbers w:val="0"/>
        <w:bidi w:val="0"/>
        <w:spacing w:before="0" w:beforeAutospacing="off" w:after="160" w:afterAutospacing="off" w:line="259" w:lineRule="auto"/>
        <w:ind w:left="0" w:right="0"/>
        <w:jc w:val="left"/>
        <w:rPr>
          <w:rFonts w:ascii="Calibri" w:hAnsi="Calibri" w:eastAsia="Calibri" w:cs="Calibri"/>
        </w:rPr>
      </w:pPr>
      <w:r w:rsidRPr="1E23B196" w:rsidR="40D1F34F">
        <w:rPr>
          <w:rFonts w:ascii="Calibri" w:hAnsi="Calibri" w:eastAsia="Calibri" w:cs="Calibri"/>
          <w:b w:val="1"/>
          <w:bCs w:val="1"/>
        </w:rPr>
        <w:t>Water, energie en voedsel</w:t>
      </w:r>
      <w:r>
        <w:br/>
      </w:r>
      <w:del w:author="Marieke Heinen | Dockwize" w:date="2024-01-24T15:17:36.97Z" w:id="154283811">
        <w:r>
          <w:br/>
        </w:r>
      </w:del>
      <w:r w:rsidRPr="1E23B196" w:rsidR="7F1930EA">
        <w:rPr>
          <w:rFonts w:ascii="Calibri" w:hAnsi="Calibri" w:eastAsia="Calibri" w:cs="Calibri"/>
        </w:rPr>
        <w:t>Zeeland werkt al ruime tijd aan een gestructureerd antwoord op deze uitdagingen. Een commissie onder leiding van oud-premier Balkenende stelde in 2016 vast dat de Zeeuwse economie in een stroomversnelling kan komen als overheden, bedrijfsleven, ngo’s en kennisinstellingen samenwerken aan de Zeeuwse thema’s: water (veiligheid, kwaliteit, zoet en zout), energie (wind op zee, systeemintegratie met toepassing van waterstof) en voedsel (zowel uit de zee als zilte teelten op het land). Dit vormde de basis voor investeringen</w:t>
      </w:r>
      <w:r w:rsidRPr="1E23B196" w:rsidR="68FC0428">
        <w:rPr>
          <w:rFonts w:ascii="Calibri" w:hAnsi="Calibri" w:eastAsia="Calibri" w:cs="Calibri"/>
        </w:rPr>
        <w:t xml:space="preserve"> van kennisinstellingen, K&amp;I-netwerken, overheden en organisaties als Impuls en </w:t>
      </w:r>
      <w:r w:rsidRPr="1E23B196" w:rsidR="68FC0428">
        <w:rPr>
          <w:rFonts w:ascii="Calibri" w:hAnsi="Calibri" w:eastAsia="Calibri" w:cs="Calibri"/>
        </w:rPr>
        <w:t>Dockwize</w:t>
      </w:r>
      <w:r w:rsidRPr="1E23B196" w:rsidR="7F1930EA">
        <w:rPr>
          <w:rFonts w:ascii="Calibri" w:hAnsi="Calibri" w:eastAsia="Calibri" w:cs="Calibri"/>
        </w:rPr>
        <w:t xml:space="preserve"> in juist deze thema</w:t>
      </w:r>
      <w:r w:rsidRPr="1E23B196" w:rsidR="0CE3F94F">
        <w:rPr>
          <w:rFonts w:ascii="Calibri" w:hAnsi="Calibri" w:eastAsia="Calibri" w:cs="Calibri"/>
        </w:rPr>
        <w:t>’s</w:t>
      </w:r>
      <w:r w:rsidRPr="1E23B196" w:rsidR="524DDCC0">
        <w:rPr>
          <w:rFonts w:ascii="Calibri" w:hAnsi="Calibri" w:eastAsia="Calibri" w:cs="Calibri"/>
        </w:rPr>
        <w:t xml:space="preserve"> in de afgelopen jaren in Zeeland. </w:t>
      </w:r>
      <w:r w:rsidRPr="1E23B196" w:rsidR="6323A5D5">
        <w:rPr>
          <w:rFonts w:ascii="Calibri" w:hAnsi="Calibri" w:eastAsia="Calibri" w:cs="Calibri"/>
        </w:rPr>
        <w:t xml:space="preserve"> </w:t>
      </w:r>
      <w:r>
        <w:br/>
      </w:r>
      <w:r>
        <w:br/>
      </w:r>
      <w:r w:rsidRPr="1E23B196" w:rsidR="0342FB2C">
        <w:rPr>
          <w:b w:val="1"/>
          <w:bCs w:val="1"/>
        </w:rPr>
        <w:t>New Waves</w:t>
      </w:r>
      <w:r>
        <w:br/>
      </w:r>
      <w:r w:rsidR="0342FB2C">
        <w:rPr/>
        <w:t xml:space="preserve">Het kabinet heeft in 2023 </w:t>
      </w:r>
      <w:r w:rsidR="64CF1ED2">
        <w:rPr/>
        <w:t xml:space="preserve">landelijk vijftien </w:t>
      </w:r>
      <w:r w:rsidR="0342FB2C">
        <w:rPr/>
        <w:t xml:space="preserve">projecten toegekend uit het Nationaal Groeifonds om samenwerkingsverbanden tussen onderwijs, onderzoek, bedrijfsleven en overheden op te schalen. Vanuit dit fonds is </w:t>
      </w:r>
      <w:r w:rsidR="60A942D5">
        <w:rPr/>
        <w:t xml:space="preserve">in Zeeland </w:t>
      </w:r>
      <w:r w:rsidR="0342FB2C">
        <w:rPr/>
        <w:t xml:space="preserve">het project New Waves opgestart. </w:t>
      </w:r>
      <w:r w:rsidRPr="1E23B196" w:rsidR="0342FB2C">
        <w:rPr>
          <w:rFonts w:ascii="Calibri" w:hAnsi="Calibri" w:eastAsia="Calibri" w:cs="Calibri"/>
        </w:rPr>
        <w:t xml:space="preserve">De aanvragende </w:t>
      </w:r>
      <w:r w:rsidRPr="1E23B196" w:rsidR="0342FB2C">
        <w:rPr>
          <w:rFonts w:ascii="Calibri" w:hAnsi="Calibri" w:eastAsia="Calibri" w:cs="Calibri"/>
        </w:rPr>
        <w:t>pps’en</w:t>
      </w:r>
      <w:r w:rsidRPr="1E23B196" w:rsidR="0342FB2C">
        <w:rPr>
          <w:rFonts w:ascii="Calibri" w:hAnsi="Calibri" w:eastAsia="Calibri" w:cs="Calibri"/>
        </w:rPr>
        <w:t xml:space="preserve"> </w:t>
      </w:r>
      <w:r w:rsidRPr="1E23B196" w:rsidR="0342FB2C">
        <w:rPr>
          <w:rFonts w:ascii="Calibri" w:hAnsi="Calibri" w:eastAsia="Calibri" w:cs="Calibri"/>
        </w:rPr>
        <w:t>Dockwize</w:t>
      </w:r>
      <w:r w:rsidRPr="1E23B196" w:rsidR="0342FB2C">
        <w:rPr>
          <w:rFonts w:ascii="Calibri" w:hAnsi="Calibri" w:eastAsia="Calibri" w:cs="Calibri"/>
        </w:rPr>
        <w:t xml:space="preserve">, Delta Platform, </w:t>
      </w:r>
      <w:r w:rsidRPr="1E23B196" w:rsidR="0342FB2C">
        <w:rPr>
          <w:rFonts w:ascii="Calibri" w:hAnsi="Calibri" w:eastAsia="Calibri" w:cs="Calibri"/>
        </w:rPr>
        <w:t>Zephyros</w:t>
      </w:r>
      <w:r w:rsidRPr="1E23B196" w:rsidR="0342FB2C">
        <w:rPr>
          <w:rFonts w:ascii="Calibri" w:hAnsi="Calibri" w:eastAsia="Calibri" w:cs="Calibri"/>
        </w:rPr>
        <w:t xml:space="preserve">, </w:t>
      </w:r>
      <w:r w:rsidRPr="1E23B196" w:rsidR="0342FB2C">
        <w:rPr>
          <w:rFonts w:ascii="Calibri" w:hAnsi="Calibri" w:eastAsia="Calibri" w:cs="Calibri"/>
        </w:rPr>
        <w:t>WindDock</w:t>
      </w:r>
      <w:r w:rsidRPr="1E23B196" w:rsidR="0342FB2C">
        <w:rPr>
          <w:rFonts w:ascii="Calibri" w:hAnsi="Calibri" w:eastAsia="Calibri" w:cs="Calibri"/>
        </w:rPr>
        <w:t xml:space="preserve">, Energy Port Zeeland en </w:t>
      </w:r>
      <w:r w:rsidRPr="1E23B196" w:rsidR="0342FB2C">
        <w:rPr>
          <w:rFonts w:ascii="Calibri" w:hAnsi="Calibri" w:eastAsia="Calibri" w:cs="Calibri"/>
        </w:rPr>
        <w:t>FoodDelta</w:t>
      </w:r>
      <w:r w:rsidRPr="1E23B196" w:rsidR="0342FB2C">
        <w:rPr>
          <w:rFonts w:ascii="Calibri" w:hAnsi="Calibri" w:eastAsia="Calibri" w:cs="Calibri"/>
        </w:rPr>
        <w:t xml:space="preserve"> Zeeland spelen (samen met mede-aanvragers Impuls Zeeland, </w:t>
      </w:r>
      <w:r w:rsidRPr="1E23B196" w:rsidR="0342FB2C">
        <w:rPr>
          <w:rFonts w:ascii="Calibri" w:hAnsi="Calibri" w:eastAsia="Calibri" w:cs="Calibri"/>
        </w:rPr>
        <w:t>Scalda</w:t>
      </w:r>
      <w:r w:rsidRPr="1E23B196" w:rsidR="0342FB2C">
        <w:rPr>
          <w:rFonts w:ascii="Calibri" w:hAnsi="Calibri" w:eastAsia="Calibri" w:cs="Calibri"/>
        </w:rPr>
        <w:t xml:space="preserve"> en HZ University of </w:t>
      </w:r>
      <w:r w:rsidRPr="1E23B196" w:rsidR="0342FB2C">
        <w:rPr>
          <w:rFonts w:ascii="Calibri" w:hAnsi="Calibri" w:eastAsia="Calibri" w:cs="Calibri"/>
        </w:rPr>
        <w:t>Applied</w:t>
      </w:r>
      <w:r w:rsidRPr="1E23B196" w:rsidR="0342FB2C">
        <w:rPr>
          <w:rFonts w:ascii="Calibri" w:hAnsi="Calibri" w:eastAsia="Calibri" w:cs="Calibri"/>
        </w:rPr>
        <w:t xml:space="preserve"> Sciences) in op de uitdagingen in de transities door samen één Zeeuws ecosysteem-</w:t>
      </w:r>
      <w:r w:rsidRPr="1E23B196" w:rsidR="0342FB2C">
        <w:rPr>
          <w:rFonts w:ascii="Calibri" w:hAnsi="Calibri" w:eastAsia="Calibri" w:cs="Calibri"/>
        </w:rPr>
        <w:t>pps</w:t>
      </w:r>
      <w:r w:rsidRPr="1E23B196" w:rsidR="5B0C0286">
        <w:rPr>
          <w:rFonts w:ascii="Calibri" w:hAnsi="Calibri" w:eastAsia="Calibri" w:cs="Calibri"/>
        </w:rPr>
        <w:t xml:space="preserve"> (publiek-private samenwerking)</w:t>
      </w:r>
      <w:r w:rsidRPr="1E23B196" w:rsidR="0342FB2C">
        <w:rPr>
          <w:rFonts w:ascii="Calibri" w:hAnsi="Calibri" w:eastAsia="Calibri" w:cs="Calibri"/>
        </w:rPr>
        <w:t xml:space="preserve"> te bouwen. Dat doen zij vanuit twee naar elkaar toe rollende golven: de economische golf met de bedrijven en hun uitdagingen van nu en de golf van maatschappelijke transities waarlangs professionals van de toekomst opgeleid (moeten) worden. Door deze golven gestructureerd samen te brengen, te laten landen in omgevingen voor onderzoek, leren en innoveren en tevens in verbinding te brengen op de thema’s </w:t>
      </w:r>
      <w:r w:rsidRPr="1E23B196" w:rsidR="3D1BDB1A">
        <w:rPr>
          <w:rFonts w:ascii="Calibri" w:hAnsi="Calibri" w:eastAsia="Calibri" w:cs="Calibri"/>
        </w:rPr>
        <w:t>water</w:t>
      </w:r>
      <w:r w:rsidRPr="1E23B196" w:rsidR="0342FB2C">
        <w:rPr>
          <w:rFonts w:ascii="Calibri" w:hAnsi="Calibri" w:eastAsia="Calibri" w:cs="Calibri"/>
        </w:rPr>
        <w:t>,</w:t>
      </w:r>
      <w:r w:rsidRPr="1E23B196" w:rsidR="6A5DA7FB">
        <w:rPr>
          <w:rFonts w:ascii="Calibri" w:hAnsi="Calibri" w:eastAsia="Calibri" w:cs="Calibri"/>
        </w:rPr>
        <w:t xml:space="preserve"> energie en voedsel</w:t>
      </w:r>
      <w:r w:rsidRPr="1E23B196" w:rsidR="0342FB2C">
        <w:rPr>
          <w:rFonts w:ascii="Calibri" w:hAnsi="Calibri" w:eastAsia="Calibri" w:cs="Calibri"/>
        </w:rPr>
        <w:t xml:space="preserve"> voorkomt het de fragmentatie en versterkt het de slagkracht van de afzonderlijke </w:t>
      </w:r>
      <w:r w:rsidRPr="1E23B196" w:rsidR="0342FB2C">
        <w:rPr>
          <w:rFonts w:ascii="Calibri" w:hAnsi="Calibri" w:eastAsia="Calibri" w:cs="Calibri"/>
        </w:rPr>
        <w:t>pps’en</w:t>
      </w:r>
      <w:r w:rsidRPr="1E23B196" w:rsidR="0342FB2C">
        <w:rPr>
          <w:rFonts w:ascii="Calibri" w:hAnsi="Calibri" w:eastAsia="Calibri" w:cs="Calibri"/>
        </w:rPr>
        <w:t xml:space="preserve">. Het project waarmee deze schaalsprong tot stand komt, heet ‘New Waves’. New Waves geeft de </w:t>
      </w:r>
      <w:r w:rsidRPr="1E23B196" w:rsidR="0342FB2C">
        <w:rPr>
          <w:rFonts w:ascii="Calibri" w:hAnsi="Calibri" w:eastAsia="Calibri" w:cs="Calibri"/>
        </w:rPr>
        <w:t>pps’en</w:t>
      </w:r>
      <w:r w:rsidRPr="1E23B196" w:rsidR="0342FB2C">
        <w:rPr>
          <w:rFonts w:ascii="Calibri" w:hAnsi="Calibri" w:eastAsia="Calibri" w:cs="Calibri"/>
        </w:rPr>
        <w:t xml:space="preserve"> de kans hun (gezamenlijke) impact te vergroten. Bedrijven worden uitgedaagd en krijgen meer mogelijkheden om werk te maken van de vraagstukken die in de transities spelen. En het onderwijs (vo-mbo-hbo-wo) kan beter inspelen op actuele ontwikkelingen en daaraan gerelateerde onderzoeks- en scholingsbehoeften. Waardoor meer aankomende en huidige werknemers toegerust worden om bij te dragen aan de transities.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673CF145" w:rsidP="7632A3FB" w:rsidRDefault="61DB5362" w14:paraId="3CD0075D" w14:textId="22C7ECCA">
      <w:pPr>
        <w:rPr>
          <w:rFonts w:ascii="Calibri" w:hAnsi="Calibri" w:eastAsia="Calibri" w:cs="Calibri"/>
          <w:color w:val="000000" w:themeColor="text1"/>
        </w:rPr>
      </w:pPr>
      <w:r w:rsidRPr="1E23B196" w:rsidR="0342FB2C">
        <w:rPr>
          <w:b w:val="1"/>
          <w:bCs w:val="1"/>
        </w:rPr>
        <w:t>Doelstellingen New Waves</w:t>
      </w:r>
      <w:r>
        <w:br/>
      </w:r>
      <w:r w:rsidRPr="1E23B196" w:rsidR="0342FB2C">
        <w:rPr>
          <w:rFonts w:ascii="Calibri" w:hAnsi="Calibri" w:eastAsia="Calibri" w:cs="Calibri"/>
        </w:rPr>
        <w:t xml:space="preserve">Om impact te maken op de transities in Zeeland, moeten de </w:t>
      </w:r>
      <w:r w:rsidRPr="1E23B196" w:rsidR="0342FB2C">
        <w:rPr>
          <w:rFonts w:ascii="Calibri" w:hAnsi="Calibri" w:eastAsia="Calibri" w:cs="Calibri"/>
        </w:rPr>
        <w:t>pps’en</w:t>
      </w:r>
      <w:r w:rsidRPr="1E23B196" w:rsidR="0342FB2C">
        <w:rPr>
          <w:rFonts w:ascii="Calibri" w:hAnsi="Calibri" w:eastAsia="Calibri" w:cs="Calibri"/>
        </w:rPr>
        <w:t xml:space="preserve"> talent aantrekken, talent opleiden, talent </w:t>
      </w:r>
      <w:r w:rsidRPr="1E23B196" w:rsidR="0342FB2C">
        <w:rPr>
          <w:rFonts w:ascii="Calibri" w:hAnsi="Calibri" w:eastAsia="Calibri" w:cs="Calibri"/>
        </w:rPr>
        <w:t>doorontwikkelen</w:t>
      </w:r>
      <w:r w:rsidRPr="1E23B196" w:rsidR="0342FB2C">
        <w:rPr>
          <w:rFonts w:ascii="Calibri" w:hAnsi="Calibri" w:eastAsia="Calibri" w:cs="Calibri"/>
        </w:rPr>
        <w:t xml:space="preserve"> en innovaties aanjagen. Het ontbreekt hen</w:t>
      </w:r>
      <w:r w:rsidRPr="1E23B196" w:rsidR="1782A9BD">
        <w:rPr>
          <w:rFonts w:ascii="Calibri" w:hAnsi="Calibri" w:eastAsia="Calibri" w:cs="Calibri"/>
        </w:rPr>
        <w:t xml:space="preserve"> nu nog</w:t>
      </w:r>
      <w:r w:rsidRPr="1E23B196" w:rsidR="0342FB2C">
        <w:rPr>
          <w:rFonts w:ascii="Calibri" w:hAnsi="Calibri" w:eastAsia="Calibri" w:cs="Calibri"/>
        </w:rPr>
        <w:t xml:space="preserve"> vooral aan onderlinge verbindingen, een integrale blik en lange termijnvisie (in verband met ieders eigen korte termijn-financieringen) en 'loopvermogen' (capaciteit in organiserend vermogen). Daarnaast zijn er investeringen nodig om fysieke locaties die samenwerking en innovatie bevorderen en aantrekkingskracht genereren. New Waves wil de impact van </w:t>
      </w:r>
      <w:r w:rsidRPr="1E23B196" w:rsidR="0342FB2C">
        <w:rPr>
          <w:rFonts w:ascii="Calibri" w:hAnsi="Calibri" w:eastAsia="Calibri" w:cs="Calibri"/>
        </w:rPr>
        <w:t>pps’en</w:t>
      </w:r>
      <w:r w:rsidRPr="1E23B196" w:rsidR="0342FB2C">
        <w:rPr>
          <w:rFonts w:ascii="Calibri" w:hAnsi="Calibri" w:eastAsia="Calibri" w:cs="Calibri"/>
        </w:rPr>
        <w:t xml:space="preserve"> in Zeeland rondom </w:t>
      </w:r>
      <w:r w:rsidRPr="1E23B196" w:rsidR="40C50B83">
        <w:rPr>
          <w:rFonts w:ascii="Calibri" w:hAnsi="Calibri" w:eastAsia="Calibri" w:cs="Calibri"/>
        </w:rPr>
        <w:t xml:space="preserve">voedsel, </w:t>
      </w:r>
      <w:r w:rsidRPr="1E23B196" w:rsidR="0342FB2C">
        <w:rPr>
          <w:rFonts w:ascii="Calibri" w:hAnsi="Calibri" w:eastAsia="Calibri" w:cs="Calibri"/>
        </w:rPr>
        <w:t>energie en</w:t>
      </w:r>
      <w:r w:rsidRPr="1E23B196" w:rsidR="5A642F9C">
        <w:rPr>
          <w:rFonts w:ascii="Calibri" w:hAnsi="Calibri" w:eastAsia="Calibri" w:cs="Calibri"/>
        </w:rPr>
        <w:t xml:space="preserve"> water</w:t>
      </w:r>
      <w:r w:rsidRPr="1E23B196" w:rsidR="0342FB2C">
        <w:rPr>
          <w:rFonts w:ascii="Calibri" w:hAnsi="Calibri" w:eastAsia="Calibri" w:cs="Calibri"/>
        </w:rPr>
        <w:t xml:space="preserve"> vergroten, de kloof tussen onderwijs en arbeidsmarkt dichten en gericht een </w:t>
      </w:r>
      <w:r w:rsidRPr="1E23B196" w:rsidR="0342FB2C">
        <w:rPr>
          <w:rFonts w:ascii="Calibri" w:hAnsi="Calibri" w:eastAsia="Calibri" w:cs="Calibri"/>
        </w:rPr>
        <w:t>impuls geven aan talentontwikkeling, leven lang ontwikkelen, praktijkinnovaties en het productiviteitsniveau van (kleine) bedrijven. Dit is dan ook de centrale opdracht voor New Waves:</w:t>
      </w:r>
    </w:p>
    <w:p w:rsidR="673CF145" w:rsidP="7632A3FB" w:rsidRDefault="61DB5362" w14:paraId="1A981B4B" w14:textId="75AC0782">
      <w:pPr>
        <w:rPr>
          <w:rFonts w:ascii="Calibri" w:hAnsi="Calibri" w:eastAsia="Calibri" w:cs="Calibri"/>
          <w:color w:val="000000" w:themeColor="text1"/>
        </w:rPr>
      </w:pPr>
      <w:r w:rsidRPr="7632A3FB">
        <w:rPr>
          <w:rFonts w:ascii="Calibri" w:hAnsi="Calibri" w:eastAsia="Calibri" w:cs="Calibri"/>
        </w:rPr>
        <w:t xml:space="preserve"> </w:t>
      </w:r>
      <w:r w:rsidRPr="7632A3FB">
        <w:rPr>
          <w:rFonts w:ascii="Calibri" w:hAnsi="Calibri" w:eastAsia="Calibri" w:cs="Calibri"/>
          <w:i/>
          <w:iCs/>
        </w:rPr>
        <w:t xml:space="preserve"> ‘Het verbinden en opschalen van de Zeeuwse </w:t>
      </w:r>
      <w:proofErr w:type="spellStart"/>
      <w:r w:rsidRPr="7632A3FB">
        <w:rPr>
          <w:rFonts w:ascii="Calibri" w:hAnsi="Calibri" w:eastAsia="Calibri" w:cs="Calibri"/>
          <w:i/>
          <w:iCs/>
        </w:rPr>
        <w:t>pps’en</w:t>
      </w:r>
      <w:proofErr w:type="spellEnd"/>
      <w:r w:rsidRPr="7632A3FB">
        <w:rPr>
          <w:rFonts w:ascii="Calibri" w:hAnsi="Calibri" w:eastAsia="Calibri" w:cs="Calibri"/>
          <w:i/>
          <w:iCs/>
        </w:rPr>
        <w:t xml:space="preserve"> op het gebied van water, energie en voedsel tot één ecosysteem-</w:t>
      </w:r>
      <w:proofErr w:type="spellStart"/>
      <w:r w:rsidRPr="7632A3FB">
        <w:rPr>
          <w:rFonts w:ascii="Calibri" w:hAnsi="Calibri" w:eastAsia="Calibri" w:cs="Calibri"/>
          <w:i/>
          <w:iCs/>
        </w:rPr>
        <w:t>pps</w:t>
      </w:r>
      <w:proofErr w:type="spellEnd"/>
      <w:r w:rsidRPr="7632A3FB">
        <w:rPr>
          <w:rFonts w:ascii="Calibri" w:hAnsi="Calibri" w:eastAsia="Calibri" w:cs="Calibri"/>
          <w:i/>
          <w:iCs/>
        </w:rPr>
        <w:t xml:space="preserve"> dat samen talent ontwikkelt en innovatie bevordert en zo de schaalsprong maakt naar een toekomstbestendige Zeeuwse delta’.</w:t>
      </w:r>
      <w:r w:rsidRPr="7632A3FB">
        <w:rPr>
          <w:rFonts w:ascii="Calibri" w:hAnsi="Calibri" w:eastAsia="Calibri" w:cs="Calibri"/>
        </w:rPr>
        <w:t xml:space="preserve"> </w:t>
      </w:r>
    </w:p>
    <w:p w:rsidR="673CF145" w:rsidP="7632A3FB" w:rsidRDefault="61DB5362" w14:paraId="515BDD66" w14:textId="0182C431">
      <w:pPr>
        <w:rPr>
          <w:rFonts w:ascii="Calibri" w:hAnsi="Calibri" w:eastAsia="Calibri" w:cs="Calibri"/>
          <w:color w:val="000000" w:themeColor="text1"/>
        </w:rPr>
      </w:pPr>
      <w:r w:rsidRPr="7632A3FB">
        <w:rPr>
          <w:rFonts w:ascii="Calibri" w:hAnsi="Calibri" w:eastAsia="Calibri" w:cs="Calibri"/>
        </w:rPr>
        <w:t xml:space="preserve">New Waves bouwt voort op succesvolle </w:t>
      </w:r>
      <w:proofErr w:type="spellStart"/>
      <w:r w:rsidRPr="7632A3FB">
        <w:rPr>
          <w:rFonts w:ascii="Calibri" w:hAnsi="Calibri" w:eastAsia="Calibri" w:cs="Calibri"/>
        </w:rPr>
        <w:t>pps’en</w:t>
      </w:r>
      <w:proofErr w:type="spellEnd"/>
      <w:r w:rsidRPr="7632A3FB">
        <w:rPr>
          <w:rFonts w:ascii="Calibri" w:hAnsi="Calibri" w:eastAsia="Calibri" w:cs="Calibri"/>
        </w:rPr>
        <w:t xml:space="preserve"> en projecten en zal tegelijkertijd dienen als een katalysator voor toekomstige ontwikkelingen. De doelen die New Waves zich stelt komen direct voort uit de in de regiovisie genoemde uitdagingen waarvoor de </w:t>
      </w:r>
      <w:proofErr w:type="spellStart"/>
      <w:r w:rsidRPr="7632A3FB">
        <w:rPr>
          <w:rFonts w:ascii="Calibri" w:hAnsi="Calibri" w:eastAsia="Calibri" w:cs="Calibri"/>
        </w:rPr>
        <w:t>pps’en</w:t>
      </w:r>
      <w:proofErr w:type="spellEnd"/>
      <w:r w:rsidRPr="7632A3FB">
        <w:rPr>
          <w:rFonts w:ascii="Calibri" w:hAnsi="Calibri" w:eastAsia="Calibri" w:cs="Calibri"/>
        </w:rPr>
        <w:t xml:space="preserve"> zich geplaatst zien, namelijk:</w:t>
      </w:r>
    </w:p>
    <w:p w:rsidR="673CF145" w:rsidP="199A1C5D" w:rsidRDefault="61DB5362" w14:paraId="38295650" w14:textId="306F001C">
      <w:r w:rsidRPr="7632A3FB">
        <w:rPr>
          <w:rFonts w:ascii="Calibri" w:hAnsi="Calibri" w:eastAsia="Calibri" w:cs="Calibri"/>
        </w:rPr>
        <w:t xml:space="preserve">1. Inspelen op de onvoorspelbare toekomst met het aantrekken, opleiden en </w:t>
      </w:r>
      <w:proofErr w:type="spellStart"/>
      <w:r w:rsidRPr="7632A3FB">
        <w:rPr>
          <w:rFonts w:ascii="Calibri" w:hAnsi="Calibri" w:eastAsia="Calibri" w:cs="Calibri"/>
        </w:rPr>
        <w:t>doorontwikkelen</w:t>
      </w:r>
      <w:proofErr w:type="spellEnd"/>
      <w:r w:rsidRPr="7632A3FB">
        <w:rPr>
          <w:rFonts w:ascii="Calibri" w:hAnsi="Calibri" w:eastAsia="Calibri" w:cs="Calibri"/>
        </w:rPr>
        <w:t xml:space="preserve"> van talent</w:t>
      </w:r>
      <w:r w:rsidR="673CF145">
        <w:br/>
      </w:r>
      <w:r w:rsidRPr="7632A3FB">
        <w:rPr>
          <w:rFonts w:ascii="Calibri" w:hAnsi="Calibri" w:eastAsia="Calibri" w:cs="Calibri"/>
        </w:rPr>
        <w:t>2. Kleinere afstanden tussen opgaven en praktijk en het versterken van innovatie</w:t>
      </w:r>
      <w:r w:rsidR="673CF145">
        <w:br/>
      </w:r>
      <w:r w:rsidRPr="7632A3FB">
        <w:rPr>
          <w:rFonts w:ascii="Calibri" w:hAnsi="Calibri" w:eastAsia="Calibri" w:cs="Calibri"/>
        </w:rPr>
        <w:t>3. Meer interactie water, energie en voedsel met een integrale blik en lange termijnvisie</w:t>
      </w:r>
      <w:r w:rsidR="673CF145">
        <w:br/>
      </w:r>
      <w:r w:rsidRPr="7632A3FB">
        <w:rPr>
          <w:rFonts w:ascii="Calibri" w:hAnsi="Calibri" w:eastAsia="Calibri" w:cs="Calibri"/>
        </w:rPr>
        <w:t xml:space="preserve">4. Opschaling </w:t>
      </w:r>
      <w:proofErr w:type="spellStart"/>
      <w:r w:rsidRPr="7632A3FB">
        <w:rPr>
          <w:rFonts w:ascii="Calibri" w:hAnsi="Calibri" w:eastAsia="Calibri" w:cs="Calibri"/>
        </w:rPr>
        <w:t>pps’en</w:t>
      </w:r>
      <w:proofErr w:type="spellEnd"/>
      <w:r w:rsidRPr="7632A3FB">
        <w:rPr>
          <w:rFonts w:ascii="Calibri" w:hAnsi="Calibri" w:eastAsia="Calibri" w:cs="Calibri"/>
        </w:rPr>
        <w:t xml:space="preserve"> door het inzetten van organiseren vermogend</w:t>
      </w:r>
      <w:r w:rsidR="673CF145">
        <w:br/>
      </w:r>
      <w:r w:rsidRPr="7632A3FB">
        <w:rPr>
          <w:rFonts w:ascii="Calibri" w:hAnsi="Calibri" w:eastAsia="Calibri" w:cs="Calibri"/>
          <w:b/>
          <w:bCs/>
          <w:highlight w:val="yellow"/>
        </w:rPr>
        <w:t>5. Ontwikkel-, test- en demolocaties opschalen en verbinden</w:t>
      </w:r>
      <w:r w:rsidRPr="7632A3FB">
        <w:rPr>
          <w:rFonts w:ascii="Calibri" w:hAnsi="Calibri" w:eastAsia="Calibri" w:cs="Calibri"/>
          <w:b/>
          <w:bCs/>
        </w:rPr>
        <w:t xml:space="preserve"> </w:t>
      </w:r>
      <w:r w:rsidR="673CF145">
        <w:br/>
      </w:r>
      <w:r w:rsidR="673CF145">
        <w:br/>
      </w:r>
      <w:r w:rsidRPr="7632A3FB">
        <w:rPr>
          <w:rFonts w:ascii="Calibri" w:hAnsi="Calibri" w:eastAsia="Calibri" w:cs="Calibri"/>
          <w:b/>
          <w:bCs/>
        </w:rPr>
        <w:t>Doelstelling 5: Ontwikkel- test en demolocaties opschalen en verbinden</w:t>
      </w:r>
      <w:r w:rsidR="673CF145">
        <w:br/>
      </w:r>
      <w:r w:rsidR="3AD17CEA">
        <w:t>De vraag voor een ontwikkel-, test- en demolocatie komt vanuit het Zeeuwse ecosysteem. Deze had behoefte aan een fysieke, veilige en grote locatie waar je nieuwe producten, concepten en/of innovaties kunt ontwikkelen, testen en demonstreren.</w:t>
      </w:r>
      <w:r w:rsidR="367B8C14">
        <w:t xml:space="preserve"> Fysieke ontwikkel-, test- en demo (OTD-)locaties in een ecosysteem dragen bij aan:</w:t>
      </w:r>
    </w:p>
    <w:p w:rsidR="673CF145" w:rsidP="7632A3FB" w:rsidRDefault="367B8C14" w14:paraId="2E21C1D3" w14:textId="5760A103">
      <w:pPr>
        <w:pStyle w:val="ListParagraph"/>
        <w:numPr>
          <w:ilvl w:val="0"/>
          <w:numId w:val="44"/>
        </w:numPr>
      </w:pPr>
      <w:r>
        <w:t xml:space="preserve">Gezamenlijke innovaties </w:t>
      </w:r>
    </w:p>
    <w:p w:rsidR="673CF145" w:rsidP="7632A3FB" w:rsidRDefault="367B8C14" w14:paraId="6DF7222F" w14:textId="36B6979C">
      <w:pPr>
        <w:pStyle w:val="ListParagraph"/>
        <w:numPr>
          <w:ilvl w:val="0"/>
          <w:numId w:val="44"/>
        </w:numPr>
      </w:pPr>
      <w:r>
        <w:t>Samenwerking tussen mensen en organisaties</w:t>
      </w:r>
    </w:p>
    <w:p w:rsidR="673CF145" w:rsidP="7632A3FB" w:rsidRDefault="367B8C14" w14:paraId="48AA2B9E" w14:textId="1C071C52">
      <w:pPr>
        <w:pStyle w:val="ListParagraph"/>
        <w:numPr>
          <w:ilvl w:val="0"/>
          <w:numId w:val="44"/>
        </w:numPr>
      </w:pPr>
      <w:r>
        <w:t xml:space="preserve">Kennisuitwisseling en het opdoen van nieuwe ideeën </w:t>
      </w:r>
    </w:p>
    <w:p w:rsidR="673CF145" w:rsidP="7632A3FB" w:rsidRDefault="367B8C14" w14:paraId="166CC2B3" w14:textId="0A8FA3EB">
      <w:pPr>
        <w:pStyle w:val="ListParagraph"/>
        <w:numPr>
          <w:ilvl w:val="0"/>
          <w:numId w:val="44"/>
        </w:numPr>
      </w:pPr>
      <w:r>
        <w:t>Magneetwerking voor talenten en voor bedrijven</w:t>
      </w:r>
    </w:p>
    <w:p w:rsidR="673CF145" w:rsidP="7632A3FB" w:rsidRDefault="367B8C14" w14:paraId="2BBCB12B" w14:textId="66A6F859">
      <w:pPr>
        <w:pStyle w:val="ListParagraph"/>
        <w:numPr>
          <w:ilvl w:val="0"/>
          <w:numId w:val="44"/>
        </w:numPr>
      </w:pPr>
      <w:r>
        <w:t>Onderzoeksfaciliteiten aan onderwijs (stages, praktijkopdrachten)</w:t>
      </w:r>
    </w:p>
    <w:p w:rsidR="673CF145" w:rsidP="7632A3FB" w:rsidRDefault="05B50F6F" w14:paraId="497D9D75" w14:textId="0402A944">
      <w:pPr>
        <w:rPr>
          <w:b w:val="1"/>
          <w:bCs w:val="1"/>
        </w:rPr>
      </w:pPr>
      <w:r w:rsidRPr="1E23B196" w:rsidR="52ABAE33">
        <w:rPr>
          <w:b w:val="1"/>
          <w:bCs w:val="1"/>
        </w:rPr>
        <w:t xml:space="preserve">Innovatiepunt </w:t>
      </w:r>
      <w:r w:rsidRPr="1E23B196" w:rsidR="04442F12">
        <w:rPr>
          <w:b w:val="1"/>
          <w:bCs w:val="1"/>
        </w:rPr>
        <w:t>De KAAP</w:t>
      </w:r>
      <w:r w:rsidRPr="1E23B196" w:rsidR="736D8855">
        <w:rPr>
          <w:b w:val="1"/>
          <w:bCs w:val="1"/>
        </w:rPr>
        <w:t xml:space="preserve"> als één van de faciliteiten</w:t>
      </w:r>
      <w:r w:rsidRPr="1E23B196" w:rsidR="11CDD016">
        <w:rPr>
          <w:b w:val="1"/>
          <w:bCs w:val="1"/>
        </w:rPr>
        <w:t xml:space="preserve"> in het Zeeuwse ecosysteem</w:t>
      </w:r>
      <w:r>
        <w:br/>
      </w:r>
      <w:r w:rsidR="77DB5769">
        <w:rPr/>
        <w:t>Vanuit deze gedachte is op woensdag 14 april 2021 tijdens een livestream De KAAP officieel geopend. Een kaap is de uiterste punt van een gebergte in zee en vormt een baken voor de scheepvaart als markant herkenningspunt. De ontwikkel-, test- en demolocatie ligt op de 'kaap' van de Kenniswerf. De loods ligt op het uiterste puntje van de werf en is net zoals een kaap, een visueel herkenningspunt wanneer je de Kenniswerf oprijdt. Kapen hebben invloed op de stromingen in de omringende zee. Net als dat deze nieuwe ontwikkel-, test- en demolocatie zijn invloed heeft op de innovatieve stromingen in Zeeland.</w:t>
      </w:r>
    </w:p>
    <w:p w:rsidR="673CF145" w:rsidP="7632A3FB" w:rsidRDefault="3AD17CEA" w14:paraId="4E8D48D7" w14:textId="3B5A6EF5">
      <w:pPr>
        <w:rPr>
          <w:highlight w:val="yellow"/>
        </w:rPr>
      </w:pPr>
      <w:r w:rsidR="18A8C1D3">
        <w:rPr/>
        <w:t xml:space="preserve">In Zeeland zijn </w:t>
      </w:r>
      <w:r w:rsidR="5B550FA1">
        <w:rPr/>
        <w:t xml:space="preserve">nu </w:t>
      </w:r>
      <w:r w:rsidR="18A8C1D3">
        <w:rPr/>
        <w:t xml:space="preserve">de volgende </w:t>
      </w:r>
      <w:r w:rsidR="670ECCA8">
        <w:rPr/>
        <w:t>lab</w:t>
      </w:r>
      <w:del w:author="Marlon Baarends - Schroevers | Dockwize" w:date="2024-01-24T15:27:00Z" w:id="508632023">
        <w:r w:rsidDel="18A8C1D3">
          <w:delText>-</w:delText>
        </w:r>
      </w:del>
      <w:r w:rsidR="18A8C1D3">
        <w:rPr/>
        <w:t>faciliteiten</w:t>
      </w:r>
      <w:r w:rsidR="18A8C1D3">
        <w:rPr/>
        <w:t xml:space="preserve"> gerealiseerd </w:t>
      </w:r>
      <w:r w:rsidR="18A8C1D3">
        <w:rPr/>
        <w:t>danwel</w:t>
      </w:r>
      <w:r w:rsidR="18A8C1D3">
        <w:rPr/>
        <w:t xml:space="preserve"> in pilot-fase en in ontwikkeling: </w:t>
      </w:r>
    </w:p>
    <w:p w:rsidR="673CF145" w:rsidP="7632A3FB" w:rsidRDefault="064E763F" w14:paraId="721264B4" w14:textId="602451DD">
      <w:r>
        <w:rPr>
          <w:noProof/>
          <w:color w:val="2B579A"/>
          <w:shd w:val="clear" w:color="auto" w:fill="E6E6E6"/>
        </w:rPr>
        <w:drawing>
          <wp:inline distT="0" distB="0" distL="0" distR="0" wp14:anchorId="242DFC44" wp14:editId="607D3692">
            <wp:extent cx="4572000" cy="3019425"/>
            <wp:effectExtent l="0" t="0" r="0" b="0"/>
            <wp:docPr id="76026809" name="Picture 760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019425"/>
                    </a:xfrm>
                    <a:prstGeom prst="rect">
                      <a:avLst/>
                    </a:prstGeom>
                  </pic:spPr>
                </pic:pic>
              </a:graphicData>
            </a:graphic>
          </wp:inline>
        </w:drawing>
      </w:r>
    </w:p>
    <w:p w:rsidR="673CF145" w:rsidP="7632A3FB" w:rsidRDefault="68DB5096" w14:paraId="6D873972" w14:textId="51125F70">
      <w:pPr>
        <w:rPr>
          <w:rFonts w:ascii="Calibri" w:hAnsi="Calibri" w:eastAsia="Calibri" w:cs="Calibri"/>
        </w:rPr>
      </w:pPr>
      <w:r w:rsidRPr="1E23B196" w:rsidR="415FB093">
        <w:rPr>
          <w:rFonts w:ascii="Calibri" w:hAnsi="Calibri" w:eastAsia="Calibri" w:cs="Calibri"/>
        </w:rPr>
        <w:t xml:space="preserve">In dit alles is de Kenniswerf in Vlissingen één van de hotspots in Zeeland. Het is de plek waar onder meer </w:t>
      </w:r>
      <w:r w:rsidRPr="1E23B196" w:rsidR="415FB093">
        <w:rPr>
          <w:rFonts w:ascii="Calibri" w:hAnsi="Calibri" w:eastAsia="Calibri" w:cs="Calibri"/>
        </w:rPr>
        <w:t>Scalda</w:t>
      </w:r>
      <w:r w:rsidRPr="1E23B196" w:rsidR="415FB093">
        <w:rPr>
          <w:rFonts w:ascii="Calibri" w:hAnsi="Calibri" w:eastAsia="Calibri" w:cs="Calibri"/>
        </w:rPr>
        <w:t xml:space="preserve">, HZ University of </w:t>
      </w:r>
      <w:r w:rsidRPr="1E23B196" w:rsidR="415FB093">
        <w:rPr>
          <w:rFonts w:ascii="Calibri" w:hAnsi="Calibri" w:eastAsia="Calibri" w:cs="Calibri"/>
        </w:rPr>
        <w:t>Applied</w:t>
      </w:r>
      <w:r w:rsidRPr="1E23B196" w:rsidR="415FB093">
        <w:rPr>
          <w:rFonts w:ascii="Calibri" w:hAnsi="Calibri" w:eastAsia="Calibri" w:cs="Calibri"/>
        </w:rPr>
        <w:t xml:space="preserve"> Sciences, Dockwize en DCC gevestigd zijn. Op de Kenniswerf willen zij samen met de gemeente Vlissingen een toonaangevende campus met internationale uitstraling realiseren. Hiertoe werken zij aan een ‘Ontwikkelvisie Kenniswerf 2040’ om dé stedelijke </w:t>
      </w:r>
      <w:r w:rsidRPr="1E23B196" w:rsidR="415FB093">
        <w:rPr>
          <w:rFonts w:ascii="Calibri" w:hAnsi="Calibri" w:eastAsia="Calibri" w:cs="Calibri"/>
        </w:rPr>
        <w:t>hotspot</w:t>
      </w:r>
      <w:r w:rsidRPr="1E23B196" w:rsidR="415FB093">
        <w:rPr>
          <w:rFonts w:ascii="Calibri" w:hAnsi="Calibri" w:eastAsia="Calibri" w:cs="Calibri"/>
        </w:rPr>
        <w:t xml:space="preserve"> te worden voor delta-innovaties. Qua </w:t>
      </w:r>
      <w:r w:rsidRPr="1E23B196" w:rsidR="415FB093">
        <w:rPr>
          <w:rFonts w:ascii="Calibri" w:hAnsi="Calibri" w:eastAsia="Calibri" w:cs="Calibri"/>
        </w:rPr>
        <w:t>labfaciliteiten</w:t>
      </w:r>
      <w:r w:rsidRPr="1E23B196" w:rsidR="415FB093">
        <w:rPr>
          <w:rFonts w:ascii="Calibri" w:hAnsi="Calibri" w:eastAsia="Calibri" w:cs="Calibri"/>
        </w:rPr>
        <w:t xml:space="preserve"> zijn momenteel De KAAP</w:t>
      </w:r>
      <w:r w:rsidRPr="1E23B196" w:rsidR="11CDD016">
        <w:rPr>
          <w:rFonts w:ascii="Calibri" w:hAnsi="Calibri" w:eastAsia="Calibri" w:cs="Calibri"/>
        </w:rPr>
        <w:t xml:space="preserve"> (in pilot-vorm)</w:t>
      </w:r>
      <w:r w:rsidRPr="1E23B196" w:rsidR="415FB093">
        <w:rPr>
          <w:rFonts w:ascii="Calibri" w:hAnsi="Calibri" w:eastAsia="Calibri" w:cs="Calibri"/>
        </w:rPr>
        <w:t xml:space="preserve">, het </w:t>
      </w:r>
      <w:r w:rsidRPr="1E23B196" w:rsidR="415FB093">
        <w:rPr>
          <w:rFonts w:ascii="Calibri" w:hAnsi="Calibri" w:eastAsia="Calibri" w:cs="Calibri"/>
        </w:rPr>
        <w:t>Technum</w:t>
      </w:r>
      <w:r w:rsidRPr="1E23B196" w:rsidR="415FB093">
        <w:rPr>
          <w:rFonts w:ascii="Calibri" w:hAnsi="Calibri" w:eastAsia="Calibri" w:cs="Calibri"/>
        </w:rPr>
        <w:t xml:space="preserve"> en </w:t>
      </w:r>
      <w:r w:rsidRPr="1E23B196" w:rsidR="415FB093">
        <w:rPr>
          <w:rFonts w:ascii="Calibri" w:hAnsi="Calibri" w:eastAsia="Calibri" w:cs="Calibri"/>
        </w:rPr>
        <w:t>WindDock</w:t>
      </w:r>
      <w:r w:rsidRPr="1E23B196" w:rsidR="415FB093">
        <w:rPr>
          <w:rFonts w:ascii="Calibri" w:hAnsi="Calibri" w:eastAsia="Calibri" w:cs="Calibri"/>
        </w:rPr>
        <w:t xml:space="preserve"> al gevestigd op de Kenniswerf. </w:t>
      </w:r>
      <w:r w:rsidRPr="1E23B196" w:rsidR="7CF0AC80">
        <w:rPr>
          <w:rFonts w:ascii="Calibri" w:hAnsi="Calibri" w:eastAsia="Calibri" w:cs="Calibri"/>
        </w:rPr>
        <w:t>Dockwize</w:t>
      </w:r>
      <w:r w:rsidRPr="1E23B196" w:rsidR="7CF0AC80">
        <w:rPr>
          <w:rFonts w:ascii="Calibri" w:hAnsi="Calibri" w:eastAsia="Calibri" w:cs="Calibri"/>
        </w:rPr>
        <w:t xml:space="preserve"> ontwikkelt samen met partners uit het bedrijfsleven, de kennisinstellingen en ov</w:t>
      </w:r>
      <w:r w:rsidRPr="1E23B196" w:rsidR="7CF0AC80">
        <w:rPr>
          <w:rFonts w:ascii="Calibri" w:hAnsi="Calibri" w:eastAsia="Calibri" w:cs="Calibri"/>
        </w:rPr>
        <w:t>erheden de KAAP door van pilot</w:t>
      </w:r>
      <w:r w:rsidRPr="1E23B196" w:rsidR="08E81E34">
        <w:rPr>
          <w:rFonts w:ascii="Calibri" w:hAnsi="Calibri" w:eastAsia="Calibri" w:cs="Calibri"/>
        </w:rPr>
        <w:t xml:space="preserve"> (wat het nu is) tot een volwaardig ontwikkel-, test en democentrum op de thema</w:t>
      </w:r>
      <w:r w:rsidRPr="1E23B196" w:rsidR="47C8862E">
        <w:rPr>
          <w:rFonts w:ascii="Calibri" w:hAnsi="Calibri" w:eastAsia="Calibri" w:cs="Calibri"/>
        </w:rPr>
        <w:t>’</w:t>
      </w:r>
      <w:r w:rsidRPr="1E23B196" w:rsidR="08E81E34">
        <w:rPr>
          <w:rFonts w:ascii="Calibri" w:hAnsi="Calibri" w:eastAsia="Calibri" w:cs="Calibri"/>
        </w:rPr>
        <w:t xml:space="preserve">s </w:t>
      </w:r>
      <w:r w:rsidRPr="1E23B196" w:rsidR="47C8862E">
        <w:rPr>
          <w:rFonts w:ascii="Calibri" w:hAnsi="Calibri" w:eastAsia="Calibri" w:cs="Calibri"/>
        </w:rPr>
        <w:t>water, energie en food. Innovatiepunt de KAAP</w:t>
      </w:r>
      <w:r w:rsidRPr="1E23B196" w:rsidR="02DD1F79">
        <w:rPr>
          <w:rFonts w:ascii="Calibri" w:hAnsi="Calibri" w:eastAsia="Calibri" w:cs="Calibri"/>
        </w:rPr>
        <w:t xml:space="preserve"> wordt </w:t>
      </w:r>
      <w:r w:rsidRPr="1E23B196" w:rsidR="415FB093">
        <w:rPr>
          <w:rFonts w:ascii="Calibri" w:hAnsi="Calibri" w:eastAsia="Calibri" w:cs="Calibri"/>
        </w:rPr>
        <w:t>een magneet voor jongeren, startups en kenniswerkers van binnen en buiten Zeeland. Tegelijkertijd moeten de</w:t>
      </w:r>
      <w:r w:rsidRPr="1E23B196" w:rsidR="02DD1F79">
        <w:rPr>
          <w:rFonts w:ascii="Calibri" w:hAnsi="Calibri" w:eastAsia="Calibri" w:cs="Calibri"/>
        </w:rPr>
        <w:t xml:space="preserve"> verschillende</w:t>
      </w:r>
      <w:r w:rsidRPr="1E23B196" w:rsidR="415FB093">
        <w:rPr>
          <w:rFonts w:ascii="Calibri" w:hAnsi="Calibri" w:eastAsia="Calibri" w:cs="Calibri"/>
        </w:rPr>
        <w:t xml:space="preserve"> labs</w:t>
      </w:r>
      <w:r w:rsidRPr="1E23B196" w:rsidR="02DD1F79">
        <w:rPr>
          <w:rFonts w:ascii="Calibri" w:hAnsi="Calibri" w:eastAsia="Calibri" w:cs="Calibri"/>
        </w:rPr>
        <w:t xml:space="preserve"> in het Zeeuwse ecosysteem ook</w:t>
      </w:r>
      <w:r w:rsidRPr="1E23B196" w:rsidR="415FB093">
        <w:rPr>
          <w:rFonts w:ascii="Calibri" w:hAnsi="Calibri" w:eastAsia="Calibri" w:cs="Calibri"/>
        </w:rPr>
        <w:t xml:space="preserve"> onderling meer in verbinding gaan staan, zodat er optimale afstemming en uitwisseling ontstaat. </w:t>
      </w:r>
    </w:p>
    <w:p w:rsidR="3C8B10FF" w:rsidP="1E23B196" w:rsidRDefault="3C8B10FF" w14:paraId="57064985" w14:textId="3C2FD608">
      <w:pPr>
        <w:pStyle w:val="Normal"/>
        <w:suppressLineNumbers w:val="0"/>
        <w:bidi w:val="0"/>
        <w:spacing w:before="0" w:beforeAutospacing="off" w:after="160" w:afterAutospacing="off" w:line="259" w:lineRule="auto"/>
        <w:ind w:left="0" w:right="0"/>
        <w:jc w:val="left"/>
      </w:pPr>
      <w:r w:rsidRPr="1E23B196" w:rsidR="3C8B10FF">
        <w:rPr>
          <w:rFonts w:ascii="Calibri" w:hAnsi="Calibri" w:eastAsia="Calibri" w:cs="Calibri"/>
          <w:b w:val="1"/>
          <w:bCs w:val="1"/>
        </w:rPr>
        <w:t xml:space="preserve">Food </w:t>
      </w:r>
      <w:r>
        <w:br/>
      </w:r>
      <w:r w:rsidRPr="1E23B196" w:rsidR="0AF77574">
        <w:rPr>
          <w:rFonts w:ascii="Calibri" w:hAnsi="Calibri" w:eastAsia="Calibri" w:cs="Calibri"/>
        </w:rPr>
        <w:t xml:space="preserve">De innovatie in de Zeeuwse </w:t>
      </w:r>
      <w:r w:rsidRPr="1E23B196" w:rsidR="0AF77574">
        <w:rPr>
          <w:rFonts w:ascii="Calibri" w:hAnsi="Calibri" w:eastAsia="Calibri" w:cs="Calibri"/>
        </w:rPr>
        <w:t>agri</w:t>
      </w:r>
      <w:r w:rsidRPr="1E23B196" w:rsidR="0AF77574">
        <w:rPr>
          <w:rFonts w:ascii="Calibri" w:hAnsi="Calibri" w:eastAsia="Calibri" w:cs="Calibri"/>
        </w:rPr>
        <w:t xml:space="preserve">- en aquafoodsector richt zich momenteel vooral op het vernieuwen van teeltprocessen en de productie van teelten. Voor het ondersteunen en stimuleren van de innovatie in de keten, in de voedselverwerking en -toepassing, bevinden zich echter nog geen technologische ontwikkel- en innovatiefaciliteiten in de provincie. Momenteel moet daarvoor uitgeweken worden naar locaties ver in het land, zoals Helmond en Venlo. Het ontbreken van een fysieke locatie remt de innovatiemogelijkheden en -kracht in Zeeland. Met het project New Waves gaat daar verandering in komen. De KAAP wordt uitgebreid met ontwikkel-, test en </w:t>
      </w:r>
      <w:r w:rsidRPr="1E23B196" w:rsidR="0AF77574">
        <w:rPr>
          <w:rFonts w:ascii="Calibri" w:hAnsi="Calibri" w:eastAsia="Calibri" w:cs="Calibri"/>
        </w:rPr>
        <w:t>demolfaciliteiten</w:t>
      </w:r>
      <w:r w:rsidRPr="1E23B196" w:rsidR="0AF77574">
        <w:rPr>
          <w:rFonts w:ascii="Calibri" w:hAnsi="Calibri" w:eastAsia="Calibri" w:cs="Calibri"/>
        </w:rPr>
        <w:t xml:space="preserve"> rondom het thema food Er liggen onder meer kansen binnen de aquacultuursector (het verwerken van wieren), de eiwittransitie, robotisering en digitalisering. Een verkenning bij een dertigtal bedrijven, klein en groot, onderschrijft de behoefte aan de KAAP food. Kleinere mkb-bedrijven willen er gebruik van maken, maar zeggen ook hulp nodig te hebben in het leggen van de contacten met onderzoekers en/of andere partners, om versnelling aan te brengen in hun innovaties. Dit vraagt dus specifieke aandacht en capaciteit. Startups en </w:t>
      </w:r>
      <w:r w:rsidRPr="1E23B196" w:rsidR="0AF77574">
        <w:rPr>
          <w:rFonts w:ascii="Calibri" w:hAnsi="Calibri" w:eastAsia="Calibri" w:cs="Calibri"/>
        </w:rPr>
        <w:t>scale</w:t>
      </w:r>
      <w:r w:rsidRPr="1E23B196" w:rsidR="0AF77574">
        <w:rPr>
          <w:rFonts w:ascii="Calibri" w:hAnsi="Calibri" w:eastAsia="Calibri" w:cs="Calibri"/>
        </w:rPr>
        <w:t xml:space="preserve">-ups, die behoefte hebben aan een plek om zich te vestigen, kunnen in De KAAP een belangrijke inbreng hebben in creativiteit en co-creatie. Verder kan het de aantrekkingskracht en impact van </w:t>
      </w:r>
      <w:r w:rsidRPr="1E23B196" w:rsidR="0AF77574">
        <w:rPr>
          <w:rFonts w:ascii="Calibri" w:hAnsi="Calibri" w:eastAsia="Calibri" w:cs="Calibri"/>
        </w:rPr>
        <w:t>FoodDelta</w:t>
      </w:r>
      <w:r w:rsidRPr="1E23B196" w:rsidR="0AF77574">
        <w:rPr>
          <w:rFonts w:ascii="Calibri" w:hAnsi="Calibri" w:eastAsia="Calibri" w:cs="Calibri"/>
        </w:rPr>
        <w:t xml:space="preserve"> Zeeland een boost geven. </w:t>
      </w:r>
      <w:r w:rsidRPr="1E23B196" w:rsidR="0AF77574">
        <w:rPr>
          <w:rFonts w:ascii="Calibri" w:hAnsi="Calibri" w:eastAsia="Calibri" w:cs="Calibri"/>
        </w:rPr>
        <w:t>FoodDelta</w:t>
      </w:r>
      <w:r w:rsidRPr="1E23B196" w:rsidR="0AF77574">
        <w:rPr>
          <w:rFonts w:ascii="Calibri" w:hAnsi="Calibri" w:eastAsia="Calibri" w:cs="Calibri"/>
        </w:rPr>
        <w:t xml:space="preserve"> Zeeland, </w:t>
      </w:r>
      <w:r w:rsidRPr="1E23B196" w:rsidR="0AF77574">
        <w:rPr>
          <w:rFonts w:ascii="Calibri" w:hAnsi="Calibri" w:eastAsia="Calibri" w:cs="Calibri"/>
        </w:rPr>
        <w:t>Dockwize</w:t>
      </w:r>
      <w:r w:rsidRPr="1E23B196" w:rsidR="0AF77574">
        <w:rPr>
          <w:rFonts w:ascii="Calibri" w:hAnsi="Calibri" w:eastAsia="Calibri" w:cs="Calibri"/>
        </w:rPr>
        <w:t xml:space="preserve">, </w:t>
      </w:r>
      <w:r w:rsidRPr="1E23B196" w:rsidR="0AF77574">
        <w:rPr>
          <w:rFonts w:ascii="Calibri" w:hAnsi="Calibri" w:eastAsia="Calibri" w:cs="Calibri"/>
        </w:rPr>
        <w:t>Scalda</w:t>
      </w:r>
      <w:r w:rsidRPr="1E23B196" w:rsidR="0AF77574">
        <w:rPr>
          <w:rFonts w:ascii="Calibri" w:hAnsi="Calibri" w:eastAsia="Calibri" w:cs="Calibri"/>
        </w:rPr>
        <w:t xml:space="preserve"> en HZ University of </w:t>
      </w:r>
      <w:r w:rsidRPr="1E23B196" w:rsidR="0AF77574">
        <w:rPr>
          <w:rFonts w:ascii="Calibri" w:hAnsi="Calibri" w:eastAsia="Calibri" w:cs="Calibri"/>
        </w:rPr>
        <w:t>Applied</w:t>
      </w:r>
      <w:r w:rsidRPr="1E23B196" w:rsidR="0AF77574">
        <w:rPr>
          <w:rFonts w:ascii="Calibri" w:hAnsi="Calibri" w:eastAsia="Calibri" w:cs="Calibri"/>
        </w:rPr>
        <w:t xml:space="preserve"> Sciences zorgen samen met bedrijven voor de opstart, ondersteund door onder meer </w:t>
      </w:r>
      <w:r w:rsidRPr="1E23B196" w:rsidR="0AF77574">
        <w:rPr>
          <w:rFonts w:ascii="Calibri" w:hAnsi="Calibri" w:eastAsia="Calibri" w:cs="Calibri"/>
        </w:rPr>
        <w:t>AddVision</w:t>
      </w:r>
      <w:r w:rsidRPr="1E23B196" w:rsidR="0AF77574">
        <w:rPr>
          <w:rFonts w:ascii="Calibri" w:hAnsi="Calibri" w:eastAsia="Calibri" w:cs="Calibri"/>
        </w:rPr>
        <w:t xml:space="preserve">, van </w:t>
      </w:r>
      <w:r w:rsidRPr="1E23B196" w:rsidR="0AF77574">
        <w:rPr>
          <w:rFonts w:ascii="Calibri" w:hAnsi="Calibri" w:eastAsia="Calibri" w:cs="Calibri"/>
        </w:rPr>
        <w:t>Elzakker</w:t>
      </w:r>
      <w:r w:rsidRPr="1E23B196" w:rsidR="0AF77574">
        <w:rPr>
          <w:rFonts w:ascii="Calibri" w:hAnsi="Calibri" w:eastAsia="Calibri" w:cs="Calibri"/>
        </w:rPr>
        <w:t xml:space="preserve"> Advies, Impuls Zeeland, Provincie Zeeland en de gemeente Vlissingen. Het team met innovatiemakelaars is van start gegaan, en de proefkeuken, experimenteer productieruimtes en </w:t>
      </w:r>
      <w:r w:rsidRPr="1E23B196" w:rsidR="0AF77574">
        <w:rPr>
          <w:rFonts w:ascii="Calibri" w:hAnsi="Calibri" w:eastAsia="Calibri" w:cs="Calibri"/>
        </w:rPr>
        <w:t>creativity</w:t>
      </w:r>
      <w:r w:rsidRPr="1E23B196" w:rsidR="0AF77574">
        <w:rPr>
          <w:rFonts w:ascii="Calibri" w:hAnsi="Calibri" w:eastAsia="Calibri" w:cs="Calibri"/>
        </w:rPr>
        <w:t xml:space="preserve"> </w:t>
      </w:r>
      <w:r w:rsidRPr="1E23B196" w:rsidR="0AF77574">
        <w:rPr>
          <w:rFonts w:ascii="Calibri" w:hAnsi="Calibri" w:eastAsia="Calibri" w:cs="Calibri"/>
        </w:rPr>
        <w:t>spaces</w:t>
      </w:r>
      <w:r w:rsidRPr="1E23B196" w:rsidR="0AF77574">
        <w:rPr>
          <w:rFonts w:ascii="Calibri" w:hAnsi="Calibri" w:eastAsia="Calibri" w:cs="Calibri"/>
        </w:rPr>
        <w:t xml:space="preserve"> worden momenteel ingericht </w:t>
      </w:r>
      <w:r>
        <w:br/>
      </w:r>
    </w:p>
    <w:p w:rsidR="673CF145" w:rsidP="1E23B196" w:rsidRDefault="205C2624" w14:paraId="5F27FF74" w14:textId="371BD6DF">
      <w:pPr>
        <w:rPr>
          <w:rFonts w:ascii="system-ui" w:hAnsi="system-ui" w:eastAsia="system-ui" w:cs="system-ui"/>
          <w:sz w:val="21"/>
          <w:szCs w:val="21"/>
        </w:rPr>
      </w:pPr>
      <w:r w:rsidRPr="1E23B196" w:rsidR="12422B6F">
        <w:rPr>
          <w:rFonts w:ascii="Calibri" w:hAnsi="Calibri" w:eastAsia="Calibri" w:cs="Calibri"/>
          <w:b w:val="1"/>
          <w:bCs w:val="1"/>
        </w:rPr>
        <w:t>Ener</w:t>
      </w:r>
      <w:r w:rsidRPr="1E23B196" w:rsidR="305932AB">
        <w:rPr>
          <w:rFonts w:ascii="Calibri" w:hAnsi="Calibri" w:eastAsia="Calibri" w:cs="Calibri"/>
          <w:b w:val="1"/>
          <w:bCs w:val="1"/>
        </w:rPr>
        <w:t>g</w:t>
      </w:r>
      <w:r w:rsidRPr="1E23B196" w:rsidR="4FA09E02">
        <w:rPr>
          <w:rFonts w:ascii="Calibri" w:hAnsi="Calibri" w:eastAsia="Calibri" w:cs="Calibri"/>
          <w:b w:val="1"/>
          <w:bCs w:val="1"/>
        </w:rPr>
        <w:t>ie</w:t>
      </w:r>
      <w:r>
        <w:br/>
      </w:r>
      <w:r w:rsidRPr="1E23B196" w:rsidR="406263C2">
        <w:rPr>
          <w:rFonts w:ascii="Calibri" w:hAnsi="Calibri" w:eastAsia="Calibri" w:cs="Calibri"/>
        </w:rPr>
        <w:t xml:space="preserve">Op het thema energie wordt voor Zeeland een Energy Campus Zeeland ontwikkeld. Eén van de fysieke plekken van de Energy Campus Zeeland is De KAAP op de Kenniswerf in Vlissingen. Sinds april 2021 kunnen Zeeuwse bedrijven (samen met onderwijs en overheid) daar aan de slag met het testen, ontwikkelen en demonstreren van nieuwe producten en innovaties, onder meer op het gebied van offshore windenergie en maintenance. </w:t>
      </w:r>
      <w:r w:rsidRPr="1E23B196" w:rsidR="406263C2">
        <w:rPr>
          <w:rFonts w:ascii="Calibri" w:hAnsi="Calibri" w:eastAsia="Calibri" w:cs="Calibri"/>
        </w:rPr>
        <w:t>Dockwize</w:t>
      </w:r>
      <w:r w:rsidRPr="1E23B196" w:rsidR="406263C2">
        <w:rPr>
          <w:rFonts w:ascii="Calibri" w:hAnsi="Calibri" w:eastAsia="Calibri" w:cs="Calibri"/>
        </w:rPr>
        <w:t xml:space="preserve"> is deze pilot gestart samen met kennisinstellingen, bedrijven en de overheid als partners. De pilot is succesvol gebleken en ook minister Adriaansens was onder de indruk tijdens haar bezoek vorig jaar. Binnen New Waves wil </w:t>
      </w:r>
      <w:r w:rsidRPr="1E23B196" w:rsidR="406263C2">
        <w:rPr>
          <w:rFonts w:ascii="Calibri" w:hAnsi="Calibri" w:eastAsia="Calibri" w:cs="Calibri"/>
        </w:rPr>
        <w:t>Dockwize</w:t>
      </w:r>
      <w:r w:rsidRPr="1E23B196" w:rsidR="406263C2">
        <w:rPr>
          <w:rFonts w:ascii="Calibri" w:hAnsi="Calibri" w:eastAsia="Calibri" w:cs="Calibri"/>
        </w:rPr>
        <w:t xml:space="preserve">, met haar partners deze pilot </w:t>
      </w:r>
      <w:r w:rsidRPr="1E23B196" w:rsidR="406263C2">
        <w:rPr>
          <w:rFonts w:ascii="Calibri" w:hAnsi="Calibri" w:eastAsia="Calibri" w:cs="Calibri"/>
        </w:rPr>
        <w:t>doorontwikkelen</w:t>
      </w:r>
      <w:r w:rsidRPr="1E23B196" w:rsidR="406263C2">
        <w:rPr>
          <w:rFonts w:ascii="Calibri" w:hAnsi="Calibri" w:eastAsia="Calibri" w:cs="Calibri"/>
        </w:rPr>
        <w:t xml:space="preserve"> naar een volwaardige ontwikkel-, test- en demolocatie. De ambitie is om driemaal zo groot te worden en naast de binnenruimte ook de buitenruimte te gaan gebruiken, bijvoorbeeld samen met het </w:t>
      </w:r>
      <w:r w:rsidRPr="1E23B196" w:rsidR="406263C2">
        <w:rPr>
          <w:rFonts w:ascii="Calibri" w:hAnsi="Calibri" w:eastAsia="Calibri" w:cs="Calibri"/>
        </w:rPr>
        <w:t>deelautolaadpark</w:t>
      </w:r>
      <w:r w:rsidRPr="1E23B196" w:rsidR="406263C2">
        <w:rPr>
          <w:rFonts w:ascii="Calibri" w:hAnsi="Calibri" w:eastAsia="Calibri" w:cs="Calibri"/>
        </w:rPr>
        <w:t xml:space="preserve"> van CZAV </w:t>
      </w:r>
      <w:r w:rsidRPr="1E23B196" w:rsidR="406263C2">
        <w:rPr>
          <w:rFonts w:ascii="Calibri" w:hAnsi="Calibri" w:eastAsia="Calibri" w:cs="Calibri"/>
        </w:rPr>
        <w:t>Mobility</w:t>
      </w:r>
      <w:r w:rsidRPr="1E23B196" w:rsidR="406263C2">
        <w:rPr>
          <w:rFonts w:ascii="Calibri" w:hAnsi="Calibri" w:eastAsia="Calibri" w:cs="Calibri"/>
        </w:rPr>
        <w:t xml:space="preserve"> Group. De KAAP biedt studenten en bedrijven unieke faciliteiten om real life tests te doen in bijvoorbeeld de </w:t>
      </w:r>
      <w:r w:rsidRPr="1E23B196" w:rsidR="406263C2">
        <w:rPr>
          <w:rFonts w:ascii="Calibri" w:hAnsi="Calibri" w:eastAsia="Calibri" w:cs="Calibri"/>
        </w:rPr>
        <w:t>nacelle</w:t>
      </w:r>
      <w:r w:rsidRPr="1E23B196" w:rsidR="406263C2">
        <w:rPr>
          <w:rFonts w:ascii="Calibri" w:hAnsi="Calibri" w:eastAsia="Calibri" w:cs="Calibri"/>
        </w:rPr>
        <w:t xml:space="preserve"> van een windmolen, op rotorbladen van windmolens en in een getijdeturbine. </w:t>
      </w:r>
      <w:r w:rsidRPr="1E23B196" w:rsidR="406263C2">
        <w:rPr>
          <w:rFonts w:ascii="Calibri" w:hAnsi="Calibri" w:eastAsia="Calibri" w:cs="Calibri"/>
        </w:rPr>
        <w:t>Zephyros</w:t>
      </w:r>
      <w:r w:rsidRPr="1E23B196" w:rsidR="406263C2">
        <w:rPr>
          <w:rFonts w:ascii="Calibri" w:hAnsi="Calibri" w:eastAsia="Calibri" w:cs="Calibri"/>
        </w:rPr>
        <w:t xml:space="preserve"> gebruikt De KAAP als haar thuisbasis en </w:t>
      </w:r>
      <w:r w:rsidRPr="1E23B196" w:rsidR="406263C2">
        <w:rPr>
          <w:rFonts w:ascii="Calibri" w:hAnsi="Calibri" w:eastAsia="Calibri" w:cs="Calibri"/>
        </w:rPr>
        <w:t>fieldlab</w:t>
      </w:r>
      <w:r w:rsidRPr="1E23B196" w:rsidR="406263C2">
        <w:rPr>
          <w:rFonts w:ascii="Calibri" w:hAnsi="Calibri" w:eastAsia="Calibri" w:cs="Calibri"/>
        </w:rPr>
        <w:t xml:space="preserve">, samen met </w:t>
      </w:r>
      <w:r w:rsidRPr="1E23B196" w:rsidR="406263C2">
        <w:rPr>
          <w:rFonts w:ascii="Calibri" w:hAnsi="Calibri" w:eastAsia="Calibri" w:cs="Calibri"/>
        </w:rPr>
        <w:t>Scalda</w:t>
      </w:r>
      <w:r w:rsidRPr="1E23B196" w:rsidR="406263C2">
        <w:rPr>
          <w:rFonts w:ascii="Calibri" w:hAnsi="Calibri" w:eastAsia="Calibri" w:cs="Calibri"/>
        </w:rPr>
        <w:t xml:space="preserve">, </w:t>
      </w:r>
      <w:r w:rsidRPr="1E23B196" w:rsidR="406263C2">
        <w:rPr>
          <w:rFonts w:ascii="Calibri" w:hAnsi="Calibri" w:eastAsia="Calibri" w:cs="Calibri"/>
        </w:rPr>
        <w:t>WindDock</w:t>
      </w:r>
      <w:r w:rsidRPr="1E23B196" w:rsidR="406263C2">
        <w:rPr>
          <w:rFonts w:ascii="Calibri" w:hAnsi="Calibri" w:eastAsia="Calibri" w:cs="Calibri"/>
        </w:rPr>
        <w:t xml:space="preserve"> en HZ University of </w:t>
      </w:r>
      <w:r w:rsidRPr="1E23B196" w:rsidR="406263C2">
        <w:rPr>
          <w:rFonts w:ascii="Calibri" w:hAnsi="Calibri" w:eastAsia="Calibri" w:cs="Calibri"/>
        </w:rPr>
        <w:t>Applied</w:t>
      </w:r>
      <w:r w:rsidRPr="1E23B196" w:rsidR="406263C2">
        <w:rPr>
          <w:rFonts w:ascii="Calibri" w:hAnsi="Calibri" w:eastAsia="Calibri" w:cs="Calibri"/>
        </w:rPr>
        <w:t xml:space="preserve"> Sciences. Zij zullen samen met </w:t>
      </w:r>
      <w:r w:rsidRPr="1E23B196" w:rsidR="406263C2">
        <w:rPr>
          <w:rFonts w:ascii="Calibri" w:hAnsi="Calibri" w:eastAsia="Calibri" w:cs="Calibri"/>
        </w:rPr>
        <w:t>Dockwize</w:t>
      </w:r>
      <w:r w:rsidRPr="1E23B196" w:rsidR="406263C2">
        <w:rPr>
          <w:rFonts w:ascii="Calibri" w:hAnsi="Calibri" w:eastAsia="Calibri" w:cs="Calibri"/>
        </w:rPr>
        <w:t xml:space="preserve"> en al aangehaakte bedrijven nieuw test- en demomateriaal aantrekken, nieuwe projecten laten landen in De KAAP, de </w:t>
      </w:r>
      <w:r w:rsidRPr="1E23B196" w:rsidR="406263C2">
        <w:rPr>
          <w:rFonts w:ascii="Calibri" w:hAnsi="Calibri" w:eastAsia="Calibri" w:cs="Calibri"/>
        </w:rPr>
        <w:t>nacelle</w:t>
      </w:r>
      <w:r w:rsidRPr="1E23B196" w:rsidR="406263C2">
        <w:rPr>
          <w:rFonts w:ascii="Calibri" w:hAnsi="Calibri" w:eastAsia="Calibri" w:cs="Calibri"/>
        </w:rPr>
        <w:t xml:space="preserve"> geschikt maken voor training en onderzoek, een </w:t>
      </w:r>
      <w:r w:rsidRPr="1E23B196" w:rsidR="406263C2">
        <w:rPr>
          <w:rFonts w:ascii="Calibri" w:hAnsi="Calibri" w:eastAsia="Calibri" w:cs="Calibri"/>
        </w:rPr>
        <w:t>controlroom</w:t>
      </w:r>
      <w:r w:rsidRPr="1E23B196" w:rsidR="406263C2">
        <w:rPr>
          <w:rFonts w:ascii="Calibri" w:hAnsi="Calibri" w:eastAsia="Calibri" w:cs="Calibri"/>
        </w:rPr>
        <w:t xml:space="preserve"> inrichten voor testen en scenario </w:t>
      </w:r>
      <w:r w:rsidRPr="1E23B196" w:rsidR="406263C2">
        <w:rPr>
          <w:rFonts w:ascii="Calibri" w:hAnsi="Calibri" w:eastAsia="Calibri" w:cs="Calibri"/>
        </w:rPr>
        <w:t>based</w:t>
      </w:r>
      <w:r w:rsidRPr="1E23B196" w:rsidR="406263C2">
        <w:rPr>
          <w:rFonts w:ascii="Calibri" w:hAnsi="Calibri" w:eastAsia="Calibri" w:cs="Calibri"/>
        </w:rPr>
        <w:t xml:space="preserve"> </w:t>
      </w:r>
      <w:r w:rsidRPr="1E23B196" w:rsidR="406263C2">
        <w:rPr>
          <w:rFonts w:ascii="Calibri" w:hAnsi="Calibri" w:eastAsia="Calibri" w:cs="Calibri"/>
        </w:rPr>
        <w:t>learning</w:t>
      </w:r>
      <w:r w:rsidRPr="1E23B196" w:rsidR="406263C2">
        <w:rPr>
          <w:rFonts w:ascii="Calibri" w:hAnsi="Calibri" w:eastAsia="Calibri" w:cs="Calibri"/>
        </w:rPr>
        <w:t xml:space="preserve">, de buitenruimte in gebruik nemen en de trainingsruimtes en locatie als geheel </w:t>
      </w:r>
      <w:r w:rsidRPr="1E23B196" w:rsidR="406263C2">
        <w:rPr>
          <w:rFonts w:ascii="Calibri" w:hAnsi="Calibri" w:eastAsia="Calibri" w:cs="Calibri"/>
        </w:rPr>
        <w:t>doorontwikkelen</w:t>
      </w:r>
      <w:r w:rsidRPr="1E23B196" w:rsidR="406263C2">
        <w:rPr>
          <w:rFonts w:ascii="Calibri" w:hAnsi="Calibri" w:eastAsia="Calibri" w:cs="Calibri"/>
        </w:rPr>
        <w:t xml:space="preserve">. De stuurgroep en werkgroep van De KAAP hebben een gezamenlijk businessmodel gemaakt met verschillende scenario’s. In de komende periode maken zij een gezamenlijke lange termijnvisie voor de borging van De KAAP, met aandacht voor scope, focus, locatie, gebruik, (digitale) infrastructuur, eigendom, financiering en exploitatie. </w:t>
      </w:r>
      <w:r>
        <w:br/>
      </w:r>
      <w:r>
        <w:br/>
      </w:r>
      <w:r w:rsidRPr="1E23B196" w:rsidR="27076B7F">
        <w:rPr>
          <w:rFonts w:ascii="Calibri" w:hAnsi="Calibri" w:eastAsia="Calibri" w:cs="Calibri" w:asciiTheme="minorAscii" w:hAnsiTheme="minorAscii" w:eastAsiaTheme="minorAscii" w:cstheme="minorAscii"/>
          <w:b w:val="1"/>
          <w:bCs w:val="1"/>
          <w:sz w:val="22"/>
          <w:szCs w:val="22"/>
        </w:rPr>
        <w:t>Water</w:t>
      </w:r>
      <w:r>
        <w:br/>
      </w:r>
      <w:r w:rsidRPr="1E23B196" w:rsidR="05E9A1D3">
        <w:rPr>
          <w:rFonts w:ascii="Calibri" w:hAnsi="Calibri" w:eastAsia="Calibri" w:cs="Calibri" w:asciiTheme="minorAscii" w:hAnsiTheme="minorAscii" w:eastAsiaTheme="minorAscii" w:cstheme="minorAscii"/>
          <w:sz w:val="22"/>
          <w:szCs w:val="22"/>
        </w:rPr>
        <w:t xml:space="preserve">Al meer dan 10 jaar houdt Water2Energy zich bezig met het opwekken van hernieuwbare energie uit water. </w:t>
      </w:r>
      <w:r w:rsidRPr="1E23B196" w:rsidR="7C3C3468">
        <w:rPr>
          <w:rFonts w:ascii="Calibri" w:hAnsi="Calibri" w:eastAsia="Calibri" w:cs="Calibri" w:asciiTheme="minorAscii" w:hAnsiTheme="minorAscii" w:eastAsiaTheme="minorAscii" w:cstheme="minorAscii"/>
          <w:sz w:val="22"/>
          <w:szCs w:val="22"/>
        </w:rPr>
        <w:t>In Zeeland liggen turbines bij de sluis van het Kanaal door Walcheren die gekoppeld zijn aan het reguliere elektriciteitsnetwerk van Zeeland. De afgelopen twee jaar testten ze de turbine</w:t>
      </w:r>
      <w:r w:rsidRPr="1E23B196" w:rsidR="29DB7FF5">
        <w:rPr>
          <w:rFonts w:ascii="Calibri" w:hAnsi="Calibri" w:eastAsia="Calibri" w:cs="Calibri" w:asciiTheme="minorAscii" w:hAnsiTheme="minorAscii" w:eastAsiaTheme="minorAscii" w:cstheme="minorAscii"/>
          <w:sz w:val="22"/>
          <w:szCs w:val="22"/>
        </w:rPr>
        <w:t xml:space="preserve"> in</w:t>
      </w:r>
      <w:r w:rsidRPr="1E23B196" w:rsidR="7C3C3468">
        <w:rPr>
          <w:rFonts w:ascii="Calibri" w:hAnsi="Calibri" w:eastAsia="Calibri" w:cs="Calibri" w:asciiTheme="minorAscii" w:hAnsiTheme="minorAscii" w:eastAsiaTheme="minorAscii" w:cstheme="minorAscii"/>
          <w:sz w:val="22"/>
          <w:szCs w:val="22"/>
        </w:rPr>
        <w:t xml:space="preserve"> De KAAP. Nu ligt de turbine voor onderzoek in De KAAP, waar ze alle ruimte hebben om de turbine te demonteren en onderzoeken op slijtage. </w:t>
      </w:r>
      <w:r>
        <w:br/>
      </w:r>
      <w:r w:rsidRPr="1E23B196" w:rsidR="1B172DC3">
        <w:rPr>
          <w:rFonts w:ascii="Calibri" w:hAnsi="Calibri" w:eastAsia="Calibri" w:cs="Calibri" w:asciiTheme="minorAscii" w:hAnsiTheme="minorAscii" w:eastAsiaTheme="minorAscii" w:cstheme="minorAscii"/>
          <w:sz w:val="22"/>
          <w:szCs w:val="22"/>
        </w:rPr>
        <w:t xml:space="preserve">Ook het project </w:t>
      </w:r>
      <w:r w:rsidRPr="1E23B196" w:rsidR="2ABABCD6">
        <w:rPr>
          <w:rFonts w:ascii="Calibri" w:hAnsi="Calibri" w:eastAsia="Calibri" w:cs="Calibri" w:asciiTheme="minorAscii" w:hAnsiTheme="minorAscii" w:eastAsiaTheme="minorAscii" w:cstheme="minorAscii"/>
          <w:sz w:val="22"/>
          <w:szCs w:val="22"/>
        </w:rPr>
        <w:t xml:space="preserve">Smart Water </w:t>
      </w:r>
      <w:r w:rsidRPr="1E23B196" w:rsidR="2ABABCD6">
        <w:rPr>
          <w:rFonts w:ascii="Calibri" w:hAnsi="Calibri" w:eastAsia="Calibri" w:cs="Calibri" w:asciiTheme="minorAscii" w:hAnsiTheme="minorAscii" w:eastAsiaTheme="minorAscii" w:cstheme="minorAscii"/>
          <w:sz w:val="22"/>
          <w:szCs w:val="22"/>
        </w:rPr>
        <w:t>Grid</w:t>
      </w:r>
      <w:r w:rsidRPr="1E23B196" w:rsidR="3FB3F103">
        <w:rPr>
          <w:rFonts w:ascii="Calibri" w:hAnsi="Calibri" w:eastAsia="Calibri" w:cs="Calibri" w:asciiTheme="minorAscii" w:hAnsiTheme="minorAscii" w:eastAsiaTheme="minorAscii" w:cstheme="minorAscii"/>
          <w:sz w:val="22"/>
          <w:szCs w:val="22"/>
        </w:rPr>
        <w:t>s</w:t>
      </w:r>
      <w:r w:rsidRPr="1E23B196" w:rsidR="2ABABCD6">
        <w:rPr>
          <w:rFonts w:ascii="Calibri" w:hAnsi="Calibri" w:eastAsia="Calibri" w:cs="Calibri" w:asciiTheme="minorAscii" w:hAnsiTheme="minorAscii" w:eastAsiaTheme="minorAscii" w:cstheme="minorAscii"/>
          <w:sz w:val="22"/>
          <w:szCs w:val="22"/>
        </w:rPr>
        <w:t xml:space="preserve"> zal zich binnen afzienbare tijd </w:t>
      </w:r>
      <w:r w:rsidRPr="1E23B196" w:rsidR="4F0F294F">
        <w:rPr>
          <w:rFonts w:ascii="Calibri" w:hAnsi="Calibri" w:eastAsia="Calibri" w:cs="Calibri" w:asciiTheme="minorAscii" w:hAnsiTheme="minorAscii" w:eastAsiaTheme="minorAscii" w:cstheme="minorAscii"/>
          <w:sz w:val="22"/>
          <w:szCs w:val="22"/>
        </w:rPr>
        <w:t>vestigen</w:t>
      </w:r>
      <w:r w:rsidRPr="1E23B196" w:rsidR="2ABABCD6">
        <w:rPr>
          <w:rFonts w:ascii="Calibri" w:hAnsi="Calibri" w:eastAsia="Calibri" w:cs="Calibri" w:asciiTheme="minorAscii" w:hAnsiTheme="minorAscii" w:eastAsiaTheme="minorAscii" w:cstheme="minorAscii"/>
          <w:sz w:val="22"/>
          <w:szCs w:val="22"/>
        </w:rPr>
        <w:t xml:space="preserve"> in de KAAP.</w:t>
      </w:r>
      <w:r w:rsidRPr="1E23B196" w:rsidR="2ABABCD6">
        <w:rPr>
          <w:rFonts w:ascii="Calibri" w:hAnsi="Calibri" w:eastAsia="Calibri" w:cs="Calibri" w:asciiTheme="minorAscii" w:hAnsiTheme="minorAscii" w:eastAsiaTheme="minorAscii" w:cstheme="minorAscii"/>
          <w:sz w:val="22"/>
          <w:szCs w:val="22"/>
        </w:rPr>
        <w:t xml:space="preserve"> </w:t>
      </w:r>
      <w:r w:rsidRPr="1E23B196" w:rsidR="63A27FC5">
        <w:rPr>
          <w:rFonts w:ascii="Calibri" w:hAnsi="Calibri" w:eastAsia="Calibri" w:cs="Calibri" w:asciiTheme="minorAscii" w:hAnsiTheme="minorAscii" w:eastAsiaTheme="minorAscii" w:cstheme="minorAscii"/>
          <w:sz w:val="22"/>
          <w:szCs w:val="22"/>
        </w:rPr>
        <w:t xml:space="preserve"> Prince </w:t>
      </w:r>
      <w:r w:rsidRPr="1E23B196" w:rsidR="63A27FC5">
        <w:rPr>
          <w:rFonts w:ascii="Calibri" w:hAnsi="Calibri" w:eastAsia="Calibri" w:cs="Calibri" w:asciiTheme="minorAscii" w:hAnsiTheme="minorAscii" w:eastAsiaTheme="minorAscii" w:cstheme="minorAscii"/>
          <w:sz w:val="22"/>
          <w:szCs w:val="22"/>
        </w:rPr>
        <w:t>Kunst</w:t>
      </w:r>
      <w:r w:rsidRPr="1E23B196" w:rsidR="27783CDD">
        <w:rPr>
          <w:rFonts w:ascii="Calibri" w:hAnsi="Calibri" w:eastAsia="Calibri" w:cs="Calibri" w:asciiTheme="minorAscii" w:hAnsiTheme="minorAscii" w:eastAsiaTheme="minorAscii" w:cstheme="minorAscii"/>
          <w:sz w:val="22"/>
          <w:szCs w:val="22"/>
        </w:rPr>
        <w:t>st</w:t>
      </w:r>
      <w:r w:rsidRPr="1E23B196" w:rsidR="63A27FC5">
        <w:rPr>
          <w:rFonts w:ascii="Calibri" w:hAnsi="Calibri" w:eastAsia="Calibri" w:cs="Calibri" w:asciiTheme="minorAscii" w:hAnsiTheme="minorAscii" w:eastAsiaTheme="minorAscii" w:cstheme="minorAscii"/>
          <w:sz w:val="22"/>
          <w:szCs w:val="22"/>
        </w:rPr>
        <w:t>of</w:t>
      </w:r>
      <w:r w:rsidRPr="1E23B196" w:rsidR="63A27FC5">
        <w:rPr>
          <w:rFonts w:ascii="Calibri" w:hAnsi="Calibri" w:eastAsia="Calibri" w:cs="Calibri" w:asciiTheme="minorAscii" w:hAnsiTheme="minorAscii" w:eastAsiaTheme="minorAscii" w:cstheme="minorAscii"/>
          <w:sz w:val="22"/>
          <w:szCs w:val="22"/>
        </w:rPr>
        <w:t xml:space="preserve"> Infra gaat samen met haar partners de KAAP gebruiken voor </w:t>
      </w:r>
      <w:r w:rsidRPr="1E23B196" w:rsidR="63A27FC5">
        <w:rPr>
          <w:rFonts w:ascii="Calibri" w:hAnsi="Calibri" w:eastAsia="Calibri" w:cs="Calibri" w:asciiTheme="minorAscii" w:hAnsiTheme="minorAscii" w:eastAsiaTheme="minorAscii" w:cstheme="minorAscii"/>
          <w:sz w:val="22"/>
          <w:szCs w:val="22"/>
        </w:rPr>
        <w:t xml:space="preserve">demonstratie van een innovatieve ‘smart water pipe’ oplossing ten behoeve van de </w:t>
      </w:r>
      <w:r w:rsidRPr="1E23B196" w:rsidR="63A27FC5">
        <w:rPr>
          <w:rFonts w:ascii="Calibri" w:hAnsi="Calibri" w:eastAsia="Calibri" w:cs="Calibri" w:asciiTheme="minorAscii" w:hAnsiTheme="minorAscii" w:eastAsiaTheme="minorAscii" w:cstheme="minorAscii"/>
          <w:sz w:val="22"/>
          <w:szCs w:val="22"/>
        </w:rPr>
        <w:t>realtime</w:t>
      </w:r>
      <w:r w:rsidRPr="1E23B196" w:rsidR="63A27FC5">
        <w:rPr>
          <w:rFonts w:ascii="Calibri" w:hAnsi="Calibri" w:eastAsia="Calibri" w:cs="Calibri" w:asciiTheme="minorAscii" w:hAnsiTheme="minorAscii" w:eastAsiaTheme="minorAscii" w:cstheme="minorAscii"/>
          <w:sz w:val="22"/>
          <w:szCs w:val="22"/>
        </w:rPr>
        <w:t xml:space="preserve"> monitoring van waterdistributienetwerken en is voornemens een aantal sensorinnovaties te bewerkstelligen ten gunste van toekomstige leidingnetwerken zoals gevonden in de Zeeuwse water- en procesindustrie.</w:t>
      </w:r>
      <w:r>
        <w:br/>
      </w:r>
    </w:p>
    <w:p w:rsidR="673CF145" w:rsidP="199A1C5D" w:rsidRDefault="203FBA10" w14:paraId="69AF9ED5" w14:textId="5D6E855B">
      <w:r w:rsidRPr="1E23B196" w:rsidR="4242C975">
        <w:rPr>
          <w:b w:val="1"/>
          <w:bCs w:val="1"/>
        </w:rPr>
        <w:t>Partners en gevestigde bedrijven</w:t>
      </w:r>
      <w:r>
        <w:br/>
      </w:r>
      <w:r w:rsidR="4242C975">
        <w:rPr/>
        <w:t>Voor een overzicht van alle nieuwsberichten, gevestigde bedrijven</w:t>
      </w:r>
      <w:r w:rsidR="6DB7C2D3">
        <w:rPr/>
        <w:t>, projecten</w:t>
      </w:r>
      <w:r w:rsidR="4242C975">
        <w:rPr/>
        <w:t xml:space="preserve"> en de partners kijk je op </w:t>
      </w:r>
      <w:r>
        <w:fldChar w:fldCharType="begin"/>
      </w:r>
      <w:r>
        <w:instrText xml:space="preserve">HYPERLINK "https://www.innovatiepunt-kaap.nl/" \h</w:instrText>
      </w:r>
      <w:r>
        <w:fldChar w:fldCharType="separate"/>
      </w:r>
      <w:r w:rsidRPr="1E23B196" w:rsidR="4242C975">
        <w:rPr>
          <w:rStyle w:val="Hyperlink"/>
        </w:rPr>
        <w:t>https://www.innovatiepunt-kaap.nl/</w:t>
      </w:r>
      <w:r w:rsidRPr="1E23B196">
        <w:rPr>
          <w:rStyle w:val="Hyperlink"/>
        </w:rPr>
        <w:fldChar w:fldCharType="end"/>
      </w:r>
      <w:r w:rsidR="4242C975">
        <w:rPr/>
        <w:t>.</w:t>
      </w:r>
      <w:ins w:author="Marlon Baarends - Schroevers | Dockwize" w:date="2024-01-24T15:37:00Z" w:id="931500418">
        <w:r w:rsidR="6143B7C8">
          <w:t xml:space="preserve"> </w:t>
        </w:r>
      </w:ins>
      <w:r w:rsidR="2D113C6B">
        <w:rPr/>
        <w:t xml:space="preserve"> Hier ontbreken nog wel de food-</w:t>
      </w:r>
      <w:r w:rsidR="2D113C6B">
        <w:rPr/>
        <w:t xml:space="preserve">partners. </w:t>
      </w:r>
    </w:p>
    <w:p w:rsidR="673CF145" w:rsidP="7632A3FB" w:rsidRDefault="064575CD" w14:paraId="7E88D4B4" w14:textId="528B7A96">
      <w:r w:rsidRPr="7632A3FB">
        <w:rPr>
          <w:b/>
          <w:bCs/>
        </w:rPr>
        <w:t xml:space="preserve">Wat moet De KAAP worden? </w:t>
      </w:r>
    </w:p>
    <w:p w:rsidR="673CF145" w:rsidP="7632A3FB" w:rsidRDefault="0C879F50" w14:paraId="3C71A18F" w14:textId="064C8EE2">
      <w:r w:rsidRPr="7632A3FB">
        <w:t xml:space="preserve">De KAAP is het innovatiepunt van Zeeland. Het </w:t>
      </w:r>
      <w:r w:rsidRPr="7632A3FB" w:rsidR="383297AE">
        <w:t>wordt de plek voor:</w:t>
      </w:r>
    </w:p>
    <w:p w:rsidR="673CF145" w:rsidP="7632A3FB" w:rsidRDefault="383297AE" w14:paraId="565F942A" w14:textId="289BD026">
      <w:pPr>
        <w:pStyle w:val="ListParagraph"/>
        <w:numPr>
          <w:ilvl w:val="0"/>
          <w:numId w:val="2"/>
        </w:numPr>
        <w:rPr/>
      </w:pPr>
      <w:r w:rsidR="164D754E">
        <w:rPr/>
        <w:t xml:space="preserve">Het testen, demonstreren en ontwikkelen van innovaties op het gebied van food, water en energie. </w:t>
      </w:r>
      <w:r w:rsidR="69437591">
        <w:rPr/>
        <w:t xml:space="preserve">Het gaat om tests op real </w:t>
      </w:r>
      <w:r w:rsidR="69437591">
        <w:rPr/>
        <w:t>scale</w:t>
      </w:r>
      <w:r w:rsidR="69437591">
        <w:rPr/>
        <w:t xml:space="preserve">, in de hogere TRL </w:t>
      </w:r>
      <w:r w:rsidR="0DADAB11">
        <w:rPr/>
        <w:t>niveaus</w:t>
      </w:r>
      <w:r w:rsidR="69437591">
        <w:rPr/>
        <w:t>.</w:t>
      </w:r>
      <w:r w:rsidR="1F4535CF">
        <w:rPr/>
        <w:t xml:space="preserve"> </w:t>
      </w:r>
    </w:p>
    <w:p w:rsidR="673CF145" w:rsidP="7632A3FB" w:rsidRDefault="383297AE" w14:paraId="7DA0181E" w14:textId="18E2AC4E">
      <w:pPr>
        <w:pStyle w:val="ListParagraph"/>
        <w:numPr>
          <w:ilvl w:val="0"/>
          <w:numId w:val="2"/>
        </w:numPr>
        <w:rPr>
          <w:i/>
          <w:iCs/>
        </w:rPr>
      </w:pPr>
      <w:r w:rsidRPr="7632A3FB">
        <w:t xml:space="preserve">Bedrijven, kennisinstellingen, studenten en andere partners om te innoveren, ontwikkelen, experimenteren en demonstreren. </w:t>
      </w:r>
    </w:p>
    <w:p w:rsidR="673CF145" w:rsidP="7632A3FB" w:rsidRDefault="383297AE" w14:paraId="3D46019B" w14:textId="28DEED02">
      <w:pPr>
        <w:pStyle w:val="ListParagraph"/>
        <w:numPr>
          <w:ilvl w:val="0"/>
          <w:numId w:val="2"/>
        </w:numPr>
      </w:pPr>
      <w:r w:rsidRPr="7632A3FB">
        <w:rPr>
          <w:rFonts w:ascii="Calibri" w:hAnsi="Calibri" w:eastAsia="Calibri" w:cs="Calibri"/>
          <w:color w:val="000000" w:themeColor="text1"/>
        </w:rPr>
        <w:t>I</w:t>
      </w:r>
      <w:r w:rsidRPr="7632A3FB" w:rsidR="0EDA0D95">
        <w:rPr>
          <w:rFonts w:ascii="Calibri" w:hAnsi="Calibri" w:eastAsia="Calibri" w:cs="Calibri"/>
          <w:color w:val="000000" w:themeColor="text1"/>
        </w:rPr>
        <w:t xml:space="preserve">nspirerende brainstorm- en </w:t>
      </w:r>
      <w:r w:rsidRPr="7632A3FB" w:rsidR="261A36CE">
        <w:rPr>
          <w:rFonts w:ascii="Calibri" w:hAnsi="Calibri" w:eastAsia="Calibri" w:cs="Calibri"/>
          <w:color w:val="000000" w:themeColor="text1"/>
        </w:rPr>
        <w:t>(</w:t>
      </w:r>
      <w:proofErr w:type="spellStart"/>
      <w:r w:rsidRPr="7632A3FB" w:rsidR="261A36CE">
        <w:rPr>
          <w:rFonts w:ascii="Calibri" w:hAnsi="Calibri" w:eastAsia="Calibri" w:cs="Calibri"/>
          <w:color w:val="000000" w:themeColor="text1"/>
        </w:rPr>
        <w:t>flex</w:t>
      </w:r>
      <w:proofErr w:type="spellEnd"/>
      <w:r w:rsidRPr="7632A3FB" w:rsidR="261A36CE">
        <w:rPr>
          <w:rFonts w:ascii="Calibri" w:hAnsi="Calibri" w:eastAsia="Calibri" w:cs="Calibri"/>
          <w:color w:val="000000" w:themeColor="text1"/>
        </w:rPr>
        <w:t>)</w:t>
      </w:r>
      <w:r w:rsidRPr="7632A3FB" w:rsidR="0EDA0D95">
        <w:rPr>
          <w:rFonts w:ascii="Calibri" w:hAnsi="Calibri" w:eastAsia="Calibri" w:cs="Calibri"/>
          <w:color w:val="000000" w:themeColor="text1"/>
        </w:rPr>
        <w:t xml:space="preserve">werkruimtes met </w:t>
      </w:r>
      <w:r w:rsidRPr="7632A3FB" w:rsidR="29AB0C01">
        <w:rPr>
          <w:rFonts w:ascii="Calibri" w:hAnsi="Calibri" w:eastAsia="Calibri" w:cs="Calibri"/>
          <w:color w:val="000000" w:themeColor="text1"/>
        </w:rPr>
        <w:t xml:space="preserve">eventuele horeca met </w:t>
      </w:r>
      <w:r w:rsidRPr="7632A3FB" w:rsidR="0EDA0D95">
        <w:rPr>
          <w:rFonts w:ascii="Calibri" w:hAnsi="Calibri" w:eastAsia="Calibri" w:cs="Calibri"/>
          <w:color w:val="000000" w:themeColor="text1"/>
        </w:rPr>
        <w:t xml:space="preserve">verrassende ontmoetingen en </w:t>
      </w:r>
      <w:r w:rsidRPr="7632A3FB" w:rsidR="0EDA0D95">
        <w:t>in ons innovatiepunt zijn er flexibele productieruimtes en keukens om te experimenteren.</w:t>
      </w:r>
    </w:p>
    <w:p w:rsidR="00F72C4B" w:rsidP="00F72C4B" w:rsidRDefault="2117CF50" w14:paraId="30F07E7E" w14:textId="42FC0C1C">
      <w:pPr>
        <w:pStyle w:val="ListParagraph"/>
        <w:numPr>
          <w:ilvl w:val="0"/>
          <w:numId w:val="2"/>
        </w:numPr>
      </w:pPr>
      <w:r w:rsidRPr="7632A3FB">
        <w:t xml:space="preserve">Het houden van </w:t>
      </w:r>
      <w:r w:rsidRPr="7632A3FB" w:rsidR="522A5287">
        <w:t xml:space="preserve">workshops, lezingen, </w:t>
      </w:r>
      <w:proofErr w:type="spellStart"/>
      <w:r w:rsidRPr="7632A3FB" w:rsidR="522A5287">
        <w:t>netwerkeventes</w:t>
      </w:r>
      <w:proofErr w:type="spellEnd"/>
      <w:r w:rsidRPr="7632A3FB" w:rsidR="522A5287">
        <w:t xml:space="preserve">, </w:t>
      </w:r>
      <w:proofErr w:type="spellStart"/>
      <w:r w:rsidRPr="7632A3FB" w:rsidR="522A5287">
        <w:t>challenges</w:t>
      </w:r>
      <w:proofErr w:type="spellEnd"/>
      <w:r w:rsidRPr="7632A3FB" w:rsidR="522A5287">
        <w:t xml:space="preserve">, etc. </w:t>
      </w:r>
    </w:p>
    <w:p w:rsidR="00F72C4B" w:rsidP="7632A3FB" w:rsidRDefault="00F72C4B" w14:paraId="632986EC" w14:textId="1F0DFECD">
      <w:pPr/>
      <w:r w:rsidR="296CB74B">
        <w:rPr/>
        <w:t xml:space="preserve">Ter inspiratie: </w:t>
      </w:r>
      <w:r w:rsidR="028441E0">
        <w:rPr/>
        <w:t xml:space="preserve">In Tilburg bestaat er een </w:t>
      </w:r>
      <w:r w:rsidR="028441E0">
        <w:rPr/>
        <w:t>soor</w:t>
      </w:r>
      <w:r w:rsidR="5EEDA01D">
        <w:rPr/>
        <w:t>t</w:t>
      </w:r>
      <w:r w:rsidR="028441E0">
        <w:rPr/>
        <w:t>gelijk concept</w:t>
      </w:r>
      <w:r w:rsidR="568F63BA">
        <w:rPr/>
        <w:t>, check</w:t>
      </w:r>
      <w:r w:rsidR="6C6ECF53">
        <w:rPr/>
        <w:t xml:space="preserve"> </w:t>
      </w:r>
      <w:hyperlink r:id="Re5a7152cfb9a4883">
        <w:r w:rsidRPr="1E23B196" w:rsidR="568F63BA">
          <w:rPr>
            <w:rStyle w:val="Hyperlink"/>
          </w:rPr>
          <w:t>https://lochal.nl/</w:t>
        </w:r>
      </w:hyperlink>
      <w:r w:rsidR="568F63BA">
        <w:rPr/>
        <w:t xml:space="preserve"> </w:t>
      </w:r>
      <w:r w:rsidR="7473CFAF">
        <w:rPr/>
        <w:t xml:space="preserve">of in Amsterdam </w:t>
      </w:r>
      <w:hyperlink r:id="Rce8d97c2f64943d9">
        <w:r w:rsidRPr="1E23B196" w:rsidR="7473CFAF">
          <w:rPr>
            <w:rStyle w:val="Hyperlink"/>
          </w:rPr>
          <w:t>https://kitchenrepublic.nl/</w:t>
        </w:r>
      </w:hyperlink>
      <w:r w:rsidR="7473CFAF">
        <w:rPr/>
        <w:t xml:space="preserve"> </w:t>
      </w:r>
    </w:p>
    <w:p w:rsidR="00F72C4B" w:rsidP="1E23B196" w:rsidRDefault="00F72C4B" w14:paraId="66188B51" w14:textId="17B301D5" w14:noSpellErr="1">
      <w:pPr>
        <w:rPr>
          <w:b w:val="1"/>
          <w:bCs w:val="1"/>
        </w:rPr>
      </w:pPr>
      <w:r w:rsidRPr="1E23B196" w:rsidR="00F72C4B">
        <w:rPr>
          <w:b w:val="1"/>
          <w:bCs w:val="1"/>
        </w:rPr>
        <w:t>Doelstellingen voor de KAAP:</w:t>
      </w:r>
    </w:p>
    <w:p w:rsidR="00467548" w:rsidP="1E23B196" w:rsidRDefault="00E14EAF" w14:paraId="58A6ECEF" w14:textId="0A0A2F8C">
      <w:pPr>
        <w:pStyle w:val="ListParagraph"/>
        <w:numPr>
          <w:ilvl w:val="0"/>
          <w:numId w:val="46"/>
        </w:numPr>
        <w:rPr>
          <w:color w:val="000000" w:themeColor="text1" w:themeTint="FF" w:themeShade="FF"/>
          <w:sz w:val="22"/>
          <w:szCs w:val="22"/>
        </w:rPr>
      </w:pPr>
      <w:r w:rsidRPr="1E23B196" w:rsidR="00F72C4B">
        <w:rPr>
          <w:rFonts w:ascii="Calibri" w:hAnsi="Calibri" w:eastAsia="Calibri" w:cs="Calibri"/>
          <w:color w:val="000000" w:themeColor="text1" w:themeTint="FF" w:themeShade="FF"/>
          <w:sz w:val="22"/>
          <w:szCs w:val="22"/>
        </w:rPr>
        <w:t xml:space="preserve">De KAAP </w:t>
      </w:r>
      <w:r w:rsidRPr="1E23B196" w:rsidR="1A8D7A17">
        <w:rPr>
          <w:rFonts w:ascii="Calibri" w:hAnsi="Calibri" w:eastAsia="Calibri" w:cs="Calibri"/>
          <w:color w:val="000000" w:themeColor="text1" w:themeTint="FF" w:themeShade="FF"/>
          <w:sz w:val="22"/>
          <w:szCs w:val="22"/>
        </w:rPr>
        <w:t>is</w:t>
      </w:r>
      <w:r w:rsidRPr="1E23B196" w:rsidR="59B77237">
        <w:rPr>
          <w:rFonts w:ascii="Calibri" w:hAnsi="Calibri" w:eastAsia="Calibri" w:cs="Calibri"/>
          <w:color w:val="000000" w:themeColor="text1" w:themeTint="FF" w:themeShade="FF"/>
          <w:sz w:val="22"/>
          <w:szCs w:val="22"/>
        </w:rPr>
        <w:t xml:space="preserve"> dé ontwikkel-, test- en demolocatie </w:t>
      </w:r>
      <w:r w:rsidRPr="1E23B196" w:rsidR="02106A24">
        <w:rPr>
          <w:rFonts w:ascii="Calibri" w:hAnsi="Calibri" w:eastAsia="Calibri" w:cs="Calibri"/>
          <w:color w:val="000000" w:themeColor="text1" w:themeTint="FF" w:themeShade="FF"/>
          <w:sz w:val="22"/>
          <w:szCs w:val="22"/>
        </w:rPr>
        <w:t xml:space="preserve">in Zeeland waar op de </w:t>
      </w:r>
      <w:r w:rsidRPr="1E23B196" w:rsidR="187158F7">
        <w:rPr>
          <w:rFonts w:ascii="Calibri" w:hAnsi="Calibri" w:eastAsia="Calibri" w:cs="Calibri"/>
          <w:color w:val="000000" w:themeColor="text1" w:themeTint="FF" w:themeShade="FF"/>
          <w:sz w:val="22"/>
          <w:szCs w:val="22"/>
        </w:rPr>
        <w:t xml:space="preserve">thema’s water, energy en food in pps-constructie wordt </w:t>
      </w:r>
      <w:r w:rsidRPr="1E23B196" w:rsidR="187158F7">
        <w:rPr>
          <w:rFonts w:ascii="Calibri" w:hAnsi="Calibri" w:eastAsia="Calibri" w:cs="Calibri"/>
          <w:color w:val="000000" w:themeColor="text1" w:themeTint="FF" w:themeShade="FF"/>
          <w:sz w:val="22"/>
          <w:szCs w:val="22"/>
        </w:rPr>
        <w:t>samengewerkt.</w:t>
      </w:r>
      <w:r w:rsidRPr="1E23B196" w:rsidR="4E1FCB52">
        <w:rPr>
          <w:rFonts w:ascii="Calibri" w:hAnsi="Calibri" w:eastAsia="Calibri" w:cs="Calibri"/>
          <w:color w:val="000000" w:themeColor="text1" w:themeTint="FF" w:themeShade="FF"/>
          <w:sz w:val="22"/>
          <w:szCs w:val="22"/>
        </w:rPr>
        <w:t xml:space="preserve"> </w:t>
      </w:r>
      <w:r w:rsidRPr="1E23B196" w:rsidR="187158F7">
        <w:rPr>
          <w:rFonts w:ascii="Calibri" w:hAnsi="Calibri" w:eastAsia="Calibri" w:cs="Calibri"/>
          <w:color w:val="000000" w:themeColor="text1" w:themeTint="FF" w:themeShade="FF"/>
          <w:sz w:val="22"/>
          <w:szCs w:val="22"/>
        </w:rPr>
        <w:t>Op deze manier</w:t>
      </w:r>
      <w:r w:rsidRPr="1E23B196" w:rsidR="74107CC1">
        <w:rPr>
          <w:rFonts w:ascii="Calibri" w:hAnsi="Calibri" w:eastAsia="Calibri" w:cs="Calibri"/>
          <w:color w:val="000000" w:themeColor="text1" w:themeTint="FF" w:themeShade="FF"/>
          <w:sz w:val="22"/>
          <w:szCs w:val="22"/>
        </w:rPr>
        <w:t xml:space="preserve"> bereiken ondernemers hun volgende stap,</w:t>
      </w:r>
      <w:r w:rsidRPr="1E23B196" w:rsidR="187158F7">
        <w:rPr>
          <w:rFonts w:ascii="Calibri" w:hAnsi="Calibri" w:eastAsia="Calibri" w:cs="Calibri"/>
          <w:color w:val="000000" w:themeColor="text1" w:themeTint="FF" w:themeShade="FF"/>
          <w:sz w:val="22"/>
          <w:szCs w:val="22"/>
        </w:rPr>
        <w:t xml:space="preserve"> </w:t>
      </w:r>
      <w:r w:rsidRPr="1E23B196" w:rsidR="4BC64685">
        <w:rPr>
          <w:rFonts w:ascii="Calibri" w:hAnsi="Calibri" w:eastAsia="Calibri" w:cs="Calibri"/>
          <w:color w:val="000000" w:themeColor="text1" w:themeTint="FF" w:themeShade="FF"/>
          <w:sz w:val="22"/>
          <w:szCs w:val="22"/>
        </w:rPr>
        <w:t xml:space="preserve">werken onderwijsinstellingen aan </w:t>
      </w:r>
      <w:r w:rsidRPr="1E23B196" w:rsidR="74107CC1">
        <w:rPr>
          <w:rFonts w:ascii="Calibri" w:hAnsi="Calibri" w:eastAsia="Calibri" w:cs="Calibri"/>
          <w:color w:val="000000" w:themeColor="text1" w:themeTint="FF" w:themeShade="FF"/>
          <w:sz w:val="22"/>
          <w:szCs w:val="22"/>
        </w:rPr>
        <w:t>onderwijsvernieuwing</w:t>
      </w:r>
      <w:r w:rsidRPr="1E23B196" w:rsidR="0981FC42">
        <w:rPr>
          <w:rFonts w:ascii="Calibri" w:hAnsi="Calibri" w:eastAsia="Calibri" w:cs="Calibri"/>
          <w:color w:val="000000" w:themeColor="text1" w:themeTint="FF" w:themeShade="FF"/>
          <w:sz w:val="22"/>
          <w:szCs w:val="22"/>
        </w:rPr>
        <w:t xml:space="preserve"> en talentontwikkeling en </w:t>
      </w:r>
      <w:r w:rsidRPr="1E23B196" w:rsidR="3414DC1B">
        <w:rPr>
          <w:rFonts w:ascii="Calibri" w:hAnsi="Calibri" w:eastAsia="Calibri" w:cs="Calibri"/>
          <w:color w:val="000000" w:themeColor="text1" w:themeTint="FF" w:themeShade="FF"/>
          <w:sz w:val="22"/>
          <w:szCs w:val="22"/>
        </w:rPr>
        <w:t xml:space="preserve">zetten we Zeeland </w:t>
      </w:r>
      <w:r w:rsidRPr="1E23B196" w:rsidR="6C913345">
        <w:rPr>
          <w:rFonts w:ascii="Calibri" w:hAnsi="Calibri" w:eastAsia="Calibri" w:cs="Calibri"/>
          <w:color w:val="000000" w:themeColor="text1" w:themeTint="FF" w:themeShade="FF"/>
          <w:sz w:val="22"/>
          <w:szCs w:val="22"/>
        </w:rPr>
        <w:t>op de kaart als innovatieve regio op deze thema’s</w:t>
      </w:r>
    </w:p>
    <w:p w:rsidR="00467548" w:rsidP="1E23B196" w:rsidRDefault="00212E6C" w14:paraId="355D84F4" w14:textId="2E1E5D49">
      <w:pPr>
        <w:pStyle w:val="ListParagraph"/>
        <w:numPr>
          <w:ilvl w:val="0"/>
          <w:numId w:val="46"/>
        </w:numPr>
        <w:rPr>
          <w:color w:val="000000" w:themeColor="text1" w:themeTint="FF" w:themeShade="FF"/>
          <w:sz w:val="22"/>
          <w:szCs w:val="22"/>
        </w:rPr>
      </w:pPr>
      <w:r w:rsidRPr="1E23B196" w:rsidR="6EA0EC8E">
        <w:rPr>
          <w:rFonts w:ascii="Calibri" w:hAnsi="Calibri" w:eastAsia="Calibri" w:cs="Calibri"/>
          <w:color w:val="000000" w:themeColor="text1" w:themeTint="FF" w:themeShade="FF"/>
          <w:sz w:val="22"/>
          <w:szCs w:val="22"/>
        </w:rPr>
        <w:t xml:space="preserve">De KAAP faciliteert versnelling van de transities op het gebied van </w:t>
      </w:r>
      <w:r w:rsidRPr="1E23B196" w:rsidR="6C7BEB87">
        <w:rPr>
          <w:rFonts w:ascii="Calibri" w:hAnsi="Calibri" w:eastAsia="Calibri" w:cs="Calibri"/>
          <w:color w:val="000000" w:themeColor="text1" w:themeTint="FF" w:themeShade="FF"/>
          <w:sz w:val="22"/>
          <w:szCs w:val="22"/>
        </w:rPr>
        <w:t>food, energy en water</w:t>
      </w:r>
      <w:r w:rsidRPr="1E23B196" w:rsidR="6EA0EC8E">
        <w:rPr>
          <w:rFonts w:ascii="Calibri" w:hAnsi="Calibri" w:eastAsia="Calibri" w:cs="Calibri"/>
          <w:color w:val="000000" w:themeColor="text1" w:themeTint="FF" w:themeShade="FF"/>
          <w:sz w:val="22"/>
          <w:szCs w:val="22"/>
        </w:rPr>
        <w:t xml:space="preserve"> door </w:t>
      </w:r>
      <w:r w:rsidRPr="1E23B196" w:rsidR="26A5603C">
        <w:rPr>
          <w:rFonts w:ascii="Calibri" w:hAnsi="Calibri" w:eastAsia="Calibri" w:cs="Calibri"/>
          <w:color w:val="000000" w:themeColor="text1" w:themeTint="FF" w:themeShade="FF"/>
          <w:sz w:val="22"/>
          <w:szCs w:val="22"/>
        </w:rPr>
        <w:t>de</w:t>
      </w:r>
      <w:r w:rsidRPr="1E23B196" w:rsidR="26A5603C">
        <w:rPr>
          <w:rFonts w:ascii="Calibri" w:hAnsi="Calibri" w:eastAsia="Calibri" w:cs="Calibri"/>
          <w:color w:val="000000" w:themeColor="text1" w:themeTint="FF" w:themeShade="FF"/>
          <w:sz w:val="22"/>
          <w:szCs w:val="22"/>
        </w:rPr>
        <w:t xml:space="preserve"> </w:t>
      </w:r>
      <w:r w:rsidRPr="1E23B196" w:rsidR="6EA0EC8E">
        <w:rPr>
          <w:rFonts w:ascii="Calibri" w:hAnsi="Calibri" w:eastAsia="Calibri" w:cs="Calibri"/>
          <w:color w:val="000000" w:themeColor="text1" w:themeTint="FF" w:themeShade="FF"/>
          <w:sz w:val="22"/>
          <w:szCs w:val="22"/>
        </w:rPr>
        <w:t xml:space="preserve">innovatieve projecten </w:t>
      </w:r>
      <w:r w:rsidRPr="1E23B196" w:rsidR="26A5603C">
        <w:rPr>
          <w:rFonts w:ascii="Calibri" w:hAnsi="Calibri" w:eastAsia="Calibri" w:cs="Calibri"/>
          <w:color w:val="000000" w:themeColor="text1" w:themeTint="FF" w:themeShade="FF"/>
          <w:sz w:val="22"/>
          <w:szCs w:val="22"/>
        </w:rPr>
        <w:t>die in de KAAP ontwikkeld, getest en gedemonstreerd worden</w:t>
      </w:r>
    </w:p>
    <w:p w:rsidR="00A96C96" w:rsidP="1E23B196" w:rsidRDefault="00E84D73" w14:paraId="22755390" w14:textId="1C40DE52" w14:noSpellErr="1">
      <w:pPr>
        <w:pStyle w:val="ListParagraph"/>
        <w:numPr>
          <w:ilvl w:val="0"/>
          <w:numId w:val="46"/>
        </w:numPr>
        <w:rPr>
          <w:color w:val="000000" w:themeColor="text1" w:themeTint="FF" w:themeShade="FF"/>
          <w:sz w:val="22"/>
          <w:szCs w:val="22"/>
        </w:rPr>
      </w:pPr>
      <w:r w:rsidRPr="1E23B196" w:rsidR="6F047548">
        <w:rPr>
          <w:rFonts w:ascii="Calibri" w:hAnsi="Calibri" w:eastAsia="Calibri" w:cs="Calibri"/>
          <w:color w:val="000000" w:themeColor="text1" w:themeTint="FF" w:themeShade="FF"/>
          <w:sz w:val="22"/>
          <w:szCs w:val="22"/>
        </w:rPr>
        <w:t>De KAAP zorgt voor verbinding van ondernemers, netwerken en mensen in de regio</w:t>
      </w:r>
    </w:p>
    <w:p w:rsidR="00E14EAF" w:rsidP="1E23B196" w:rsidRDefault="00E14EAF" w14:paraId="5A1A497E" w14:textId="069A4029">
      <w:pPr>
        <w:pStyle w:val="ListParagraph"/>
        <w:numPr>
          <w:ilvl w:val="0"/>
          <w:numId w:val="46"/>
        </w:numPr>
        <w:rPr>
          <w:color w:val="000000" w:themeColor="text1" w:themeTint="FF" w:themeShade="FF"/>
          <w:sz w:val="22"/>
          <w:szCs w:val="22"/>
        </w:rPr>
      </w:pPr>
      <w:r w:rsidRPr="1E23B196" w:rsidR="6F047548">
        <w:rPr>
          <w:rFonts w:ascii="Calibri" w:hAnsi="Calibri" w:eastAsia="Calibri" w:cs="Calibri"/>
          <w:color w:val="000000" w:themeColor="text1" w:themeTint="FF" w:themeShade="FF"/>
          <w:sz w:val="22"/>
          <w:szCs w:val="22"/>
        </w:rPr>
        <w:t>De KAAP zorgt voor het aantrekken van nieuw talent en nieuwe ontwikkelingen/projecten</w:t>
      </w:r>
    </w:p>
    <w:p w:rsidR="00092C92" w:rsidP="1E23B196" w:rsidRDefault="00092C92" w14:paraId="7BB54D70" w14:textId="3A1C3356">
      <w:pPr>
        <w:pStyle w:val="Normal"/>
        <w:rPr>
          <w:rFonts w:ascii="Calibri" w:hAnsi="Calibri" w:eastAsia="Calibri" w:cs="Calibri"/>
          <w:b w:val="1"/>
          <w:bCs w:val="1"/>
        </w:rPr>
      </w:pPr>
      <w:r w:rsidRPr="1E23B196" w:rsidR="06A1A43C">
        <w:rPr>
          <w:rFonts w:ascii="Calibri" w:hAnsi="Calibri" w:eastAsia="Calibri" w:cs="Calibri"/>
          <w:b w:val="1"/>
          <w:bCs w:val="1"/>
        </w:rPr>
        <w:t xml:space="preserve">Specifieke </w:t>
      </w:r>
      <w:r w:rsidRPr="1E23B196" w:rsidR="06A1A43C">
        <w:rPr>
          <w:rFonts w:ascii="Calibri" w:hAnsi="Calibri" w:eastAsia="Calibri" w:cs="Calibri"/>
          <w:b w:val="1"/>
          <w:bCs w:val="1"/>
        </w:rPr>
        <w:t>M</w:t>
      </w:r>
      <w:r w:rsidRPr="1E23B196" w:rsidR="06A1A43C">
        <w:rPr>
          <w:rFonts w:ascii="Calibri" w:hAnsi="Calibri" w:eastAsia="Calibri" w:cs="Calibri"/>
          <w:b w:val="1"/>
          <w:bCs w:val="1"/>
        </w:rPr>
        <w:t>ilestones</w:t>
      </w:r>
      <w:r w:rsidRPr="1E23B196" w:rsidR="06A1A43C">
        <w:rPr>
          <w:rFonts w:ascii="Calibri" w:hAnsi="Calibri" w:eastAsia="Calibri" w:cs="Calibri"/>
          <w:b w:val="1"/>
          <w:bCs w:val="1"/>
        </w:rPr>
        <w:t xml:space="preserve"> voor De KAAP</w:t>
      </w:r>
    </w:p>
    <w:p w:rsidR="00092C92" w:rsidP="1E23B196" w:rsidRDefault="00321946" w14:paraId="06BE3A47" w14:textId="3780A91C">
      <w:pPr>
        <w:pStyle w:val="Normal"/>
        <w:suppressLineNumbers w:val="0"/>
        <w:bidi w:val="0"/>
        <w:spacing w:before="0" w:beforeAutospacing="off" w:after="160" w:afterAutospacing="off" w:line="259" w:lineRule="auto"/>
        <w:ind w:left="0" w:right="0"/>
        <w:jc w:val="left"/>
        <w:rPr>
          <w:rFonts w:ascii="Calibri" w:hAnsi="Calibri" w:eastAsia="Calibri" w:cs="Calibri"/>
        </w:rPr>
      </w:pPr>
      <w:r w:rsidRPr="1E23B196" w:rsidR="42BFCB39">
        <w:rPr>
          <w:rFonts w:ascii="Calibri" w:hAnsi="Calibri" w:eastAsia="Calibri" w:cs="Calibri"/>
          <w:b w:val="1"/>
          <w:bCs w:val="1"/>
        </w:rPr>
        <w:t>Food</w:t>
      </w:r>
      <w:r>
        <w:br/>
      </w:r>
      <w:r w:rsidRPr="1E23B196" w:rsidR="3A2000FC">
        <w:rPr>
          <w:rFonts w:ascii="Calibri" w:hAnsi="Calibri" w:eastAsia="Calibri" w:cs="Calibri"/>
        </w:rPr>
        <w:t>D</w:t>
      </w:r>
      <w:r w:rsidRPr="1E23B196" w:rsidR="18B02270">
        <w:rPr>
          <w:rFonts w:ascii="Calibri" w:hAnsi="Calibri" w:eastAsia="Calibri" w:cs="Calibri"/>
        </w:rPr>
        <w:t xml:space="preserve">e locatie is gekozen en ingericht, de eerste vijf activiteiten en/of projecten zijn gestart en het team van kennisinnovatiemakelaars is gestart. De programmering is ontwikkeld </w:t>
      </w:r>
      <w:r w:rsidRPr="1E23B196" w:rsidR="693FF831">
        <w:rPr>
          <w:rFonts w:ascii="Calibri" w:hAnsi="Calibri" w:eastAsia="Calibri" w:cs="Calibri"/>
        </w:rPr>
        <w:t xml:space="preserve">en </w:t>
      </w:r>
      <w:r w:rsidRPr="1E23B196" w:rsidR="18B02270">
        <w:rPr>
          <w:rFonts w:ascii="Calibri" w:hAnsi="Calibri" w:eastAsia="Calibri" w:cs="Calibri"/>
        </w:rPr>
        <w:t>jaarlijks maken meer dan 100 personen gebruik van de KAAP Food</w:t>
      </w:r>
      <w:r w:rsidRPr="1E23B196" w:rsidR="0F48C0D8">
        <w:rPr>
          <w:rFonts w:ascii="Calibri" w:hAnsi="Calibri" w:eastAsia="Calibri" w:cs="Calibri"/>
        </w:rPr>
        <w:t xml:space="preserve">. </w:t>
      </w:r>
      <w:r>
        <w:br/>
      </w:r>
      <w:r>
        <w:br/>
      </w:r>
      <w:r w:rsidRPr="1E23B196" w:rsidR="6D07BBD9">
        <w:rPr>
          <w:rFonts w:ascii="Calibri" w:hAnsi="Calibri" w:eastAsia="Calibri" w:cs="Calibri"/>
          <w:b w:val="1"/>
          <w:bCs w:val="1"/>
        </w:rPr>
        <w:t>Energ</w:t>
      </w:r>
      <w:r w:rsidRPr="1E23B196" w:rsidR="7F9B2D84">
        <w:rPr>
          <w:rFonts w:ascii="Calibri" w:hAnsi="Calibri" w:eastAsia="Calibri" w:cs="Calibri"/>
          <w:b w:val="1"/>
          <w:bCs w:val="1"/>
        </w:rPr>
        <w:t>ie</w:t>
      </w:r>
      <w:r>
        <w:br/>
      </w:r>
      <w:r w:rsidRPr="1E23B196" w:rsidR="06A1A43C">
        <w:rPr>
          <w:rFonts w:ascii="Calibri" w:hAnsi="Calibri" w:eastAsia="Calibri" w:cs="Calibri"/>
        </w:rPr>
        <w:t xml:space="preserve">De </w:t>
      </w:r>
      <w:r w:rsidRPr="1E23B196" w:rsidR="06A1A43C">
        <w:rPr>
          <w:rFonts w:ascii="Calibri" w:hAnsi="Calibri" w:eastAsia="Calibri" w:cs="Calibri"/>
        </w:rPr>
        <w:t>nacelle</w:t>
      </w:r>
      <w:r w:rsidRPr="1E23B196" w:rsidR="06A1A43C">
        <w:rPr>
          <w:rFonts w:ascii="Calibri" w:hAnsi="Calibri" w:eastAsia="Calibri" w:cs="Calibri"/>
        </w:rPr>
        <w:t xml:space="preserve"> is gereedgemaakt voor training en onderzoek, de </w:t>
      </w:r>
      <w:r w:rsidRPr="1E23B196" w:rsidR="06A1A43C">
        <w:rPr>
          <w:rFonts w:ascii="Calibri" w:hAnsi="Calibri" w:eastAsia="Calibri" w:cs="Calibri"/>
        </w:rPr>
        <w:t>controlroom</w:t>
      </w:r>
      <w:r w:rsidRPr="1E23B196" w:rsidR="06A1A43C">
        <w:rPr>
          <w:rFonts w:ascii="Calibri" w:hAnsi="Calibri" w:eastAsia="Calibri" w:cs="Calibri"/>
        </w:rPr>
        <w:t xml:space="preserve"> voor scenario-</w:t>
      </w:r>
      <w:r w:rsidRPr="1E23B196" w:rsidR="06A1A43C">
        <w:rPr>
          <w:rFonts w:ascii="Calibri" w:hAnsi="Calibri" w:eastAsia="Calibri" w:cs="Calibri"/>
        </w:rPr>
        <w:t>based</w:t>
      </w:r>
      <w:r w:rsidRPr="1E23B196" w:rsidR="06A1A43C">
        <w:rPr>
          <w:rFonts w:ascii="Calibri" w:hAnsi="Calibri" w:eastAsia="Calibri" w:cs="Calibri"/>
        </w:rPr>
        <w:t xml:space="preserve"> </w:t>
      </w:r>
      <w:r w:rsidRPr="1E23B196" w:rsidR="06A1A43C">
        <w:rPr>
          <w:rFonts w:ascii="Calibri" w:hAnsi="Calibri" w:eastAsia="Calibri" w:cs="Calibri"/>
        </w:rPr>
        <w:t>learning</w:t>
      </w:r>
      <w:r w:rsidRPr="1E23B196" w:rsidR="06A1A43C">
        <w:rPr>
          <w:rFonts w:ascii="Calibri" w:hAnsi="Calibri" w:eastAsia="Calibri" w:cs="Calibri"/>
        </w:rPr>
        <w:t xml:space="preserve"> is aangeschaft en in werking gesteld. Daarnaast zijn er 4 nieuwe projecten geland en zijn de trainingsruimtes gerenoveerd. De lange termijnvisie is goedgekeurd door de stuurgroep.</w:t>
      </w:r>
    </w:p>
    <w:p w:rsidR="00092C92" w:rsidP="1E23B196" w:rsidRDefault="00092C92" w14:paraId="0FA6DA6D" w14:textId="29160CF4">
      <w:pPr>
        <w:pStyle w:val="Normal"/>
        <w:suppressLineNumbers w:val="0"/>
        <w:bidi w:val="0"/>
        <w:spacing w:before="0" w:beforeAutospacing="off" w:after="160" w:afterAutospacing="off" w:line="259" w:lineRule="auto"/>
        <w:ind w:left="0" w:right="0"/>
        <w:jc w:val="left"/>
        <w:rPr>
          <w:rFonts w:ascii="Calibri" w:hAnsi="Calibri" w:eastAsia="Calibri" w:cs="Calibri"/>
        </w:rPr>
      </w:pPr>
      <w:r w:rsidRPr="1E23B196" w:rsidR="367DEC30">
        <w:rPr>
          <w:rFonts w:ascii="Calibri" w:hAnsi="Calibri" w:eastAsia="Calibri" w:cs="Calibri"/>
          <w:b w:val="1"/>
          <w:bCs w:val="1"/>
        </w:rPr>
        <w:t>Overall</w:t>
      </w:r>
      <w:r>
        <w:br/>
      </w:r>
      <w:r w:rsidRPr="1E23B196" w:rsidR="5ACD8E63">
        <w:rPr>
          <w:rFonts w:ascii="Calibri" w:hAnsi="Calibri" w:eastAsia="Calibri" w:cs="Calibri"/>
        </w:rPr>
        <w:t xml:space="preserve">- </w:t>
      </w:r>
      <w:r w:rsidRPr="1E23B196" w:rsidR="06A1A43C">
        <w:rPr>
          <w:rFonts w:ascii="Calibri" w:hAnsi="Calibri" w:eastAsia="Calibri" w:cs="Calibri"/>
        </w:rPr>
        <w:t xml:space="preserve">Er ligt een </w:t>
      </w:r>
      <w:r w:rsidRPr="1E23B196" w:rsidR="06A1A43C">
        <w:rPr>
          <w:rFonts w:ascii="Calibri" w:hAnsi="Calibri" w:eastAsia="Calibri" w:cs="Calibri"/>
        </w:rPr>
        <w:t>governancemodel</w:t>
      </w:r>
      <w:r w:rsidRPr="1E23B196" w:rsidR="06A1A43C">
        <w:rPr>
          <w:rFonts w:ascii="Calibri" w:hAnsi="Calibri" w:eastAsia="Calibri" w:cs="Calibri"/>
        </w:rPr>
        <w:t xml:space="preserve"> 1.0 voor </w:t>
      </w:r>
      <w:r w:rsidRPr="1E23B196" w:rsidR="06A1A43C">
        <w:rPr>
          <w:rFonts w:ascii="Calibri" w:hAnsi="Calibri" w:eastAsia="Calibri" w:cs="Calibri"/>
        </w:rPr>
        <w:t>labfaciliteiten</w:t>
      </w:r>
      <w:r w:rsidRPr="1E23B196" w:rsidR="06A1A43C">
        <w:rPr>
          <w:rFonts w:ascii="Calibri" w:hAnsi="Calibri" w:eastAsia="Calibri" w:cs="Calibri"/>
        </w:rPr>
        <w:t xml:space="preserve"> in Zeeland, ontwikkeld op basis van expertise vanuit de verschillende partners. Inclusief visie op Kenniswerf-ontwikkeling</w:t>
      </w:r>
      <w:r w:rsidRPr="1E23B196" w:rsidR="26BD173A">
        <w:rPr>
          <w:rFonts w:ascii="Calibri" w:hAnsi="Calibri" w:eastAsia="Calibri" w:cs="Calibri"/>
        </w:rPr>
        <w:t xml:space="preserve">. </w:t>
      </w:r>
    </w:p>
    <w:p w:rsidR="00092C92" w:rsidP="1E23B196" w:rsidRDefault="00092C92" w14:paraId="2747F771" w14:textId="0B045458">
      <w:pPr>
        <w:pStyle w:val="Normal"/>
        <w:suppressLineNumbers w:val="0"/>
        <w:bidi w:val="0"/>
        <w:spacing w:before="0" w:beforeAutospacing="off" w:after="160" w:afterAutospacing="off" w:line="259" w:lineRule="auto"/>
        <w:ind w:left="0" w:right="0"/>
        <w:jc w:val="left"/>
        <w:rPr>
          <w:rFonts w:ascii="Calibri" w:hAnsi="Calibri" w:eastAsia="Calibri" w:cs="Calibri"/>
        </w:rPr>
      </w:pPr>
      <w:r w:rsidRPr="1E23B196" w:rsidR="6F322124">
        <w:rPr>
          <w:rFonts w:ascii="Calibri" w:hAnsi="Calibri" w:eastAsia="Calibri" w:cs="Calibri"/>
        </w:rPr>
        <w:t xml:space="preserve">- </w:t>
      </w:r>
      <w:r w:rsidRPr="1E23B196" w:rsidR="037BE522">
        <w:rPr>
          <w:rFonts w:ascii="Calibri" w:hAnsi="Calibri" w:eastAsia="Calibri" w:cs="Calibri"/>
        </w:rPr>
        <w:t>De KAAP is van pilotniveau opgeschaald naa</w:t>
      </w:r>
      <w:r w:rsidRPr="1E23B196" w:rsidR="037BE522">
        <w:rPr>
          <w:rFonts w:ascii="Calibri" w:hAnsi="Calibri" w:eastAsia="Calibri" w:cs="Calibri"/>
        </w:rPr>
        <w:t xml:space="preserve">r </w:t>
      </w:r>
      <w:r w:rsidRPr="1E23B196" w:rsidR="037BE522">
        <w:rPr>
          <w:rFonts w:ascii="Calibri" w:hAnsi="Calibri" w:eastAsia="Calibri" w:cs="Calibri"/>
        </w:rPr>
        <w:t>fullsca</w:t>
      </w:r>
      <w:r w:rsidRPr="1E23B196" w:rsidR="037BE522">
        <w:rPr>
          <w:rFonts w:ascii="Calibri" w:hAnsi="Calibri" w:eastAsia="Calibri" w:cs="Calibri"/>
        </w:rPr>
        <w:t>le</w:t>
      </w:r>
      <w:r w:rsidRPr="1E23B196" w:rsidR="037BE522">
        <w:rPr>
          <w:rFonts w:ascii="Calibri" w:hAnsi="Calibri" w:eastAsia="Calibri" w:cs="Calibri"/>
        </w:rPr>
        <w:t xml:space="preserve"> ontwikkel-, test- en demoniveau. Het gebruik van de ruimte is verdrievoudigd, er zijn (in totaal) 10 nieuwe pps-projecten aangehaakt en de buitenruimte is in gebruik genomen. </w:t>
      </w:r>
    </w:p>
    <w:p w:rsidR="00092C92" w:rsidP="1E23B196" w:rsidRDefault="00092C92" w14:paraId="01EF72FE" w14:textId="3CDC963D">
      <w:pPr>
        <w:pStyle w:val="Normal"/>
        <w:suppressLineNumbers w:val="0"/>
        <w:bidi w:val="0"/>
        <w:spacing w:before="0" w:beforeAutospacing="off" w:after="160" w:afterAutospacing="off" w:line="259" w:lineRule="auto"/>
        <w:ind w:left="0" w:right="0"/>
        <w:jc w:val="left"/>
        <w:rPr>
          <w:rFonts w:ascii="Calibri" w:hAnsi="Calibri" w:eastAsia="Calibri" w:cs="Calibri"/>
        </w:rPr>
      </w:pPr>
      <w:r w:rsidRPr="1E23B196" w:rsidR="0EA49E92">
        <w:rPr>
          <w:rFonts w:ascii="Calibri" w:hAnsi="Calibri" w:eastAsia="Calibri" w:cs="Calibri"/>
        </w:rPr>
        <w:t xml:space="preserve">- </w:t>
      </w:r>
      <w:r w:rsidRPr="1E23B196" w:rsidR="037BE522">
        <w:rPr>
          <w:rFonts w:ascii="Calibri" w:hAnsi="Calibri" w:eastAsia="Calibri" w:cs="Calibri"/>
        </w:rPr>
        <w:t xml:space="preserve">De lange termijnvisie wordt tot uitwerking gebracht. </w:t>
      </w:r>
    </w:p>
    <w:p w:rsidR="673CF145" w:rsidP="7632A3FB" w:rsidRDefault="673CF145" w14:paraId="55832668" w14:textId="1D917138">
      <w:pPr>
        <w:rPr>
          <w:b/>
          <w:bCs/>
          <w:sz w:val="28"/>
          <w:szCs w:val="28"/>
        </w:rPr>
      </w:pPr>
      <w:r>
        <w:br/>
      </w:r>
      <w:r w:rsidRPr="7632A3FB" w:rsidR="0F04A425">
        <w:rPr>
          <w:b/>
          <w:bCs/>
          <w:sz w:val="28"/>
          <w:szCs w:val="28"/>
        </w:rPr>
        <w:t xml:space="preserve">2. </w:t>
      </w:r>
      <w:r w:rsidRPr="7632A3FB" w:rsidR="585F5682">
        <w:rPr>
          <w:b/>
          <w:bCs/>
          <w:sz w:val="28"/>
          <w:szCs w:val="28"/>
        </w:rPr>
        <w:t>Ontwikkelen merkpropositie</w:t>
      </w:r>
    </w:p>
    <w:p w:rsidR="04F18AED" w:rsidP="7625D628" w:rsidRDefault="480BD2EA" w14:paraId="73C83771" w14:textId="48885971">
      <w:r w:rsidR="08BBC351">
        <w:rPr/>
        <w:t xml:space="preserve">De doorontwikkeling </w:t>
      </w:r>
      <w:r w:rsidR="7F8F41B7">
        <w:rPr/>
        <w:t xml:space="preserve">van De KAAP </w:t>
      </w:r>
      <w:r w:rsidR="4153307E">
        <w:rPr/>
        <w:t>op de thema</w:t>
      </w:r>
      <w:r w:rsidR="475CDEB7">
        <w:rPr/>
        <w:t>'</w:t>
      </w:r>
      <w:r w:rsidR="4153307E">
        <w:rPr/>
        <w:t xml:space="preserve">s food, </w:t>
      </w:r>
      <w:r w:rsidR="2AFEC2B6">
        <w:rPr/>
        <w:t>e</w:t>
      </w:r>
      <w:r w:rsidR="2E2F6E3B">
        <w:rPr/>
        <w:t>nerg</w:t>
      </w:r>
      <w:r w:rsidR="31F0EEB8">
        <w:rPr/>
        <w:t>ie</w:t>
      </w:r>
      <w:r w:rsidR="2E2F6E3B">
        <w:rPr/>
        <w:t xml:space="preserve"> en water</w:t>
      </w:r>
      <w:r w:rsidR="2AFEC2B6">
        <w:rPr/>
        <w:t xml:space="preserve"> </w:t>
      </w:r>
      <w:r w:rsidR="2AFEC2B6">
        <w:rPr/>
        <w:t>vraagt</w:t>
      </w:r>
      <w:r w:rsidR="4153307E">
        <w:rPr/>
        <w:t xml:space="preserve"> </w:t>
      </w:r>
      <w:r w:rsidR="08BBC351">
        <w:rPr/>
        <w:t>om een</w:t>
      </w:r>
      <w:r w:rsidR="4D48A21E">
        <w:rPr/>
        <w:t xml:space="preserve"> nieuwe </w:t>
      </w:r>
      <w:r w:rsidR="08BBC351">
        <w:rPr/>
        <w:t>merkpropositie</w:t>
      </w:r>
      <w:r w:rsidR="30FCC845">
        <w:rPr/>
        <w:t>.</w:t>
      </w:r>
      <w:r w:rsidR="59F756ED">
        <w:rPr/>
        <w:t xml:space="preserve"> </w:t>
      </w:r>
      <w:r w:rsidR="7910DDEB">
        <w:rPr/>
        <w:t>Op dit moment is het merk nog te onbekend en niet ingericht op de drie transitiethema’s</w:t>
      </w:r>
      <w:r w:rsidR="4B12F5B9">
        <w:rPr/>
        <w:t>.</w:t>
      </w:r>
      <w:r w:rsidR="7910DDEB">
        <w:rPr/>
        <w:t xml:space="preserve"> We gaan VAN: alleen energie-gerelateerde projecten NAAR bruisend innovatiepunt waar food, </w:t>
      </w:r>
      <w:r w:rsidR="392D0630">
        <w:rPr/>
        <w:t>energ</w:t>
      </w:r>
      <w:r w:rsidR="57E709BF">
        <w:rPr/>
        <w:t>ie</w:t>
      </w:r>
      <w:r w:rsidR="392D0630">
        <w:rPr/>
        <w:t xml:space="preserve"> en water </w:t>
      </w:r>
      <w:r w:rsidR="7910DDEB">
        <w:rPr/>
        <w:t>samenkomen.</w:t>
      </w:r>
    </w:p>
    <w:p w:rsidR="63EA5A64" w:rsidRDefault="63EA5A64" w14:paraId="63EDC584" w14:textId="7A134377">
      <w:r w:rsidR="63EA5A64">
        <w:rPr/>
        <w:t xml:space="preserve">Vanuit het thema </w:t>
      </w:r>
      <w:r w:rsidR="342DB9EF">
        <w:rPr/>
        <w:t>‘</w:t>
      </w:r>
      <w:r w:rsidR="63EA5A64">
        <w:rPr/>
        <w:t>Food</w:t>
      </w:r>
      <w:r w:rsidR="6B661E77">
        <w:rPr/>
        <w:t xml:space="preserve">’ </w:t>
      </w:r>
      <w:r w:rsidR="63EA5A64">
        <w:rPr/>
        <w:t>is</w:t>
      </w:r>
      <w:r w:rsidR="63EA5A64">
        <w:rPr/>
        <w:t xml:space="preserve"> een inspiratiedocument ontstaan welke jullie vinden in de bijlage. Hierin meer informatie </w:t>
      </w:r>
      <w:r w:rsidR="0497E7CC">
        <w:rPr/>
        <w:t>over elementen waar we zelf al over hebben nagedacht. Hierin ook drie verschillende richtingen hoe we De KAAP wilden positioneren. Deze waren</w:t>
      </w:r>
      <w:r w:rsidR="7FFBBC96">
        <w:rPr/>
        <w:t xml:space="preserve">: </w:t>
      </w:r>
    </w:p>
    <w:p w:rsidR="755BFFD5" w:rsidP="1E23B196" w:rsidRDefault="755BFFD5" w14:paraId="7B9A3463" w14:textId="12494ACD">
      <w:pPr>
        <w:pStyle w:val="ListParagraph"/>
        <w:numPr>
          <w:ilvl w:val="0"/>
          <w:numId w:val="47"/>
        </w:numPr>
        <w:rPr/>
      </w:pPr>
      <w:r w:rsidR="755BFFD5">
        <w:rPr/>
        <w:t>Innovatiepunt van Zeeland</w:t>
      </w:r>
    </w:p>
    <w:p w:rsidR="755BFFD5" w:rsidP="1E23B196" w:rsidRDefault="755BFFD5" w14:paraId="4E8DBC68" w14:textId="7EAB4D6E">
      <w:pPr>
        <w:pStyle w:val="ListParagraph"/>
        <w:numPr>
          <w:ilvl w:val="0"/>
          <w:numId w:val="47"/>
        </w:numPr>
        <w:rPr/>
      </w:pPr>
      <w:r w:rsidR="755BFFD5">
        <w:rPr/>
        <w:t>Food Makerspace Zeeland</w:t>
      </w:r>
    </w:p>
    <w:p w:rsidR="755BFFD5" w:rsidP="1E23B196" w:rsidRDefault="755BFFD5" w14:paraId="3029D7CC" w14:textId="40281BF8">
      <w:pPr>
        <w:pStyle w:val="ListParagraph"/>
        <w:numPr>
          <w:ilvl w:val="0"/>
          <w:numId w:val="47"/>
        </w:numPr>
        <w:rPr/>
      </w:pPr>
      <w:r w:rsidR="755BFFD5">
        <w:rPr/>
        <w:t>Proeftuin Zeeland</w:t>
      </w:r>
    </w:p>
    <w:p w:rsidR="3D020BCE" w:rsidP="1E23B196" w:rsidRDefault="3D020BCE" w14:paraId="73A71DFF" w14:textId="10B2B70D">
      <w:pPr>
        <w:pStyle w:val="Normal"/>
        <w:ind w:left="0"/>
      </w:pPr>
      <w:r w:rsidR="3D020BCE">
        <w:rPr/>
        <w:t xml:space="preserve">Tijdens een brainstormsessie is unaniem besloten om verder te gaan met richting 1: Innovatiepunt van Zeeland. </w:t>
      </w:r>
      <w:r w:rsidR="64208116">
        <w:rPr/>
        <w:t xml:space="preserve">In het document vinden jullie </w:t>
      </w:r>
      <w:r w:rsidR="6F0F1719">
        <w:rPr/>
        <w:t xml:space="preserve">ook </w:t>
      </w:r>
      <w:r w:rsidR="64208116">
        <w:rPr/>
        <w:t>ontwerpen voo</w:t>
      </w:r>
      <w:r w:rsidR="44742795">
        <w:rPr/>
        <w:t xml:space="preserve">r De KAAP. </w:t>
      </w:r>
    </w:p>
    <w:p w:rsidR="17A11BF7" w:rsidP="1E23B196" w:rsidRDefault="47FC1EFB" w14:paraId="2D5523DF" w14:textId="5C99CD15">
      <w:pPr>
        <w:pStyle w:val="Normal"/>
        <w:suppressLineNumbers w:val="0"/>
        <w:bidi w:val="0"/>
        <w:spacing w:before="0" w:beforeAutospacing="off" w:after="160" w:afterAutospacing="off" w:line="259" w:lineRule="auto"/>
        <w:ind w:left="0" w:right="0"/>
        <w:jc w:val="left"/>
        <w:rPr>
          <w:b w:val="1"/>
          <w:bCs w:val="1"/>
        </w:rPr>
      </w:pPr>
      <w:r>
        <w:br/>
      </w:r>
      <w:r w:rsidRPr="1E23B196" w:rsidR="589D5120">
        <w:rPr>
          <w:b w:val="1"/>
          <w:bCs w:val="1"/>
        </w:rPr>
        <w:t>OPDRACHT</w:t>
      </w:r>
      <w:r>
        <w:br/>
      </w:r>
      <w:r w:rsidR="19BDDC1D">
        <w:rPr>
          <w:b w:val="0"/>
          <w:bCs w:val="0"/>
        </w:rPr>
        <w:t xml:space="preserve">Wij vragen jullie om mee te denken aan: </w:t>
      </w:r>
      <w:r>
        <w:br/>
      </w:r>
      <w:r>
        <w:br/>
      </w:r>
      <w:r w:rsidRPr="1E23B196" w:rsidR="1071A02A">
        <w:rPr>
          <w:b w:val="1"/>
          <w:bCs w:val="1"/>
        </w:rPr>
        <w:t xml:space="preserve">1. </w:t>
      </w:r>
      <w:r w:rsidRPr="1E23B196" w:rsidR="1B1F52C3">
        <w:rPr>
          <w:b w:val="1"/>
          <w:bCs w:val="1"/>
        </w:rPr>
        <w:t>Merkidentiteit</w:t>
      </w:r>
      <w:r w:rsidRPr="1E23B196" w:rsidR="0DEADA7F">
        <w:rPr>
          <w:b w:val="1"/>
          <w:bCs w:val="1"/>
        </w:rPr>
        <w:t xml:space="preserve"> &amp; strategie </w:t>
      </w:r>
      <w:r>
        <w:br/>
      </w:r>
      <w:r w:rsidR="4EE27D2B">
        <w:rPr/>
        <w:t>Aanpassen van de huidige merkidentiteit</w:t>
      </w:r>
      <w:r w:rsidR="2DEAD898">
        <w:rPr/>
        <w:t xml:space="preserve">. Belangrijk is dat de </w:t>
      </w:r>
      <w:r w:rsidR="545E656B">
        <w:rPr/>
        <w:t>drie thema</w:t>
      </w:r>
      <w:r w:rsidR="4F45F54D">
        <w:rPr/>
        <w:t>’</w:t>
      </w:r>
      <w:r w:rsidR="545E656B">
        <w:rPr/>
        <w:t>s</w:t>
      </w:r>
      <w:r w:rsidR="0687AE53">
        <w:rPr/>
        <w:t xml:space="preserve"> food, </w:t>
      </w:r>
      <w:r w:rsidR="7E928CD2">
        <w:rPr/>
        <w:t>energy en water</w:t>
      </w:r>
      <w:r w:rsidR="545E656B">
        <w:rPr/>
        <w:t xml:space="preserve"> </w:t>
      </w:r>
      <w:r w:rsidR="03B44A68">
        <w:rPr/>
        <w:t xml:space="preserve">(dus de Engelse termen) </w:t>
      </w:r>
      <w:r w:rsidR="53FE2F77">
        <w:rPr/>
        <w:t xml:space="preserve">en </w:t>
      </w:r>
      <w:r w:rsidR="1E9D293C">
        <w:rPr/>
        <w:t xml:space="preserve">de </w:t>
      </w:r>
      <w:r w:rsidR="1E9D293C">
        <w:rPr/>
        <w:t>payoff</w:t>
      </w:r>
      <w:r w:rsidR="4411AE66">
        <w:rPr/>
        <w:t xml:space="preserve"> ‘</w:t>
      </w:r>
      <w:r w:rsidR="1E9D293C">
        <w:rPr/>
        <w:t>Innovatiepunt van Zeeland</w:t>
      </w:r>
      <w:r w:rsidR="57E8ADC4">
        <w:rPr/>
        <w:t>’ terugkomen</w:t>
      </w:r>
      <w:r w:rsidR="1E9D293C">
        <w:rPr/>
        <w:t>.</w:t>
      </w:r>
      <w:r w:rsidR="59E171A9">
        <w:rPr/>
        <w:t xml:space="preserve"> We vragen om een nieuwe:</w:t>
      </w:r>
    </w:p>
    <w:p w:rsidR="17A11BF7" w:rsidP="1E23B196" w:rsidRDefault="47FC1EFB" w14:paraId="3CD3DABC" w14:textId="2492F8DA">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Merkpositionering</w:t>
      </w:r>
    </w:p>
    <w:p w:rsidR="17A11BF7" w:rsidP="1E23B196" w:rsidRDefault="47FC1EFB" w14:paraId="11621D5B" w14:textId="21E6225E">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Merkbelofte</w:t>
      </w:r>
    </w:p>
    <w:p w:rsidR="17A11BF7" w:rsidP="1E23B196" w:rsidRDefault="47FC1EFB" w14:paraId="458B3BD2" w14:textId="6B327D52">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 xml:space="preserve">Merkwaarden </w:t>
      </w:r>
    </w:p>
    <w:p w:rsidR="17A11BF7" w:rsidP="1E23B196" w:rsidRDefault="47FC1EFB" w14:paraId="7A4018FA" w14:textId="51145646">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 xml:space="preserve">Kernboodschappen </w:t>
      </w:r>
    </w:p>
    <w:p w:rsidR="17A11BF7" w:rsidP="1E23B196" w:rsidRDefault="47FC1EFB" w14:paraId="49FC66AD" w14:textId="0E84687E">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 xml:space="preserve">Een sterk logo </w:t>
      </w:r>
    </w:p>
    <w:p w:rsidR="17A11BF7" w:rsidP="1E23B196" w:rsidRDefault="47FC1EFB" w14:paraId="635B362B" w14:textId="5DC068B4">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Passende kleuren</w:t>
      </w:r>
    </w:p>
    <w:p w:rsidR="17A11BF7" w:rsidP="1E23B196" w:rsidRDefault="47FC1EFB" w14:paraId="3BBF3CE3" w14:textId="2D146D93">
      <w:pPr>
        <w:pStyle w:val="ListParagraph"/>
        <w:numPr>
          <w:ilvl w:val="0"/>
          <w:numId w:val="48"/>
        </w:numPr>
        <w:rPr/>
      </w:pPr>
      <w:r w:rsidR="59E171A9">
        <w:rPr/>
        <w:t xml:space="preserve">Visuele identiteit </w:t>
      </w:r>
    </w:p>
    <w:p w:rsidR="17A11BF7" w:rsidP="1E23B196" w:rsidRDefault="47FC1EFB" w14:paraId="65400814" w14:textId="7EB3B787">
      <w:pPr>
        <w:pStyle w:val="ListParagraph"/>
        <w:numPr>
          <w:ilvl w:val="0"/>
          <w:numId w:val="48"/>
        </w:numPr>
        <w:rPr/>
      </w:pPr>
      <w:r w:rsidR="59E171A9">
        <w:rPr/>
        <w:t>Tone of voice</w:t>
      </w:r>
    </w:p>
    <w:p w:rsidR="17A11BF7" w:rsidP="1E23B196" w:rsidRDefault="47FC1EFB" w14:paraId="7DAA236C" w14:textId="6C74BD81">
      <w:pPr>
        <w:pStyle w:val="ListParagraph"/>
        <w:numPr>
          <w:ilvl w:val="0"/>
          <w:numId w:val="48"/>
        </w:numPr>
        <w:suppressLineNumbers w:val="0"/>
        <w:bidi w:val="0"/>
        <w:spacing w:before="0" w:beforeAutospacing="off" w:after="160" w:afterAutospacing="off" w:line="259" w:lineRule="auto"/>
        <w:ind w:left="720" w:right="0" w:hanging="360"/>
        <w:jc w:val="left"/>
        <w:rPr/>
      </w:pPr>
      <w:r w:rsidR="59E171A9">
        <w:rPr/>
        <w:t xml:space="preserve">Ontwikkelen van </w:t>
      </w:r>
      <w:r w:rsidR="59E171A9">
        <w:rPr/>
        <w:t>persona’s</w:t>
      </w:r>
      <w:r w:rsidR="59E171A9">
        <w:rPr/>
        <w:t xml:space="preserve"> </w:t>
      </w:r>
    </w:p>
    <w:p w:rsidR="17A11BF7" w:rsidP="7632A3FB" w:rsidRDefault="47FC1EFB" w14:paraId="25F757B6" w14:textId="1F985EC3">
      <w:r w:rsidRPr="1E23B196" w:rsidR="40D17507">
        <w:rPr>
          <w:b w:val="1"/>
          <w:bCs w:val="1"/>
        </w:rPr>
        <w:t xml:space="preserve">Uitgangspunten </w:t>
      </w:r>
    </w:p>
    <w:p w:rsidR="17A11BF7" w:rsidP="1E23B196" w:rsidRDefault="47FC1EFB" w14:noSpellErr="1" w14:paraId="1BBC4397" w14:textId="196BDD4C">
      <w:pPr>
        <w:pStyle w:val="ListParagraph"/>
        <w:numPr>
          <w:ilvl w:val="0"/>
          <w:numId w:val="12"/>
        </w:numPr>
        <w:rPr/>
      </w:pPr>
      <w:r w:rsidRPr="1E23B196" w:rsidR="40D17507">
        <w:rPr>
          <w:b w:val="1"/>
          <w:bCs w:val="1"/>
        </w:rPr>
        <w:t xml:space="preserve">Duidelijkheid: </w:t>
      </w:r>
      <w:r w:rsidR="40D17507">
        <w:rPr/>
        <w:t>De merkpropositie moet helder en begrijpelijk zijn voor alle doelgroepen. Het moet in één oogopslag duidelijk maken waar het merk voor staat en welke waarde het biedt.</w:t>
      </w:r>
    </w:p>
    <w:p w:rsidR="17A11BF7" w:rsidP="1E23B196" w:rsidRDefault="47FC1EFB" w14:noSpellErr="1" w14:paraId="58DCF529" w14:textId="15B99D25">
      <w:pPr>
        <w:pStyle w:val="ListParagraph"/>
        <w:numPr>
          <w:ilvl w:val="0"/>
          <w:numId w:val="12"/>
        </w:numPr>
        <w:rPr/>
      </w:pPr>
      <w:r w:rsidRPr="1E23B196" w:rsidR="40D17507">
        <w:rPr>
          <w:b w:val="1"/>
          <w:bCs w:val="1"/>
        </w:rPr>
        <w:t>Onderscheidend vermogen</w:t>
      </w:r>
      <w:r w:rsidR="40D17507">
        <w:rPr/>
        <w:t xml:space="preserve">: Het merk moet zich onderscheiden van concurrenten. Waarin zijn wij uniek en waarom wil je bij De KAAP horen? </w:t>
      </w:r>
    </w:p>
    <w:p w:rsidR="17A11BF7" w:rsidP="1E23B196" w:rsidRDefault="47FC1EFB" w14:noSpellErr="1" w14:paraId="58EC9C32" w14:textId="0CF81197">
      <w:pPr>
        <w:pStyle w:val="ListParagraph"/>
        <w:numPr>
          <w:ilvl w:val="0"/>
          <w:numId w:val="12"/>
        </w:numPr>
        <w:rPr/>
      </w:pPr>
      <w:r w:rsidRPr="1E23B196" w:rsidR="40D17507">
        <w:rPr>
          <w:b w:val="1"/>
          <w:bCs w:val="1"/>
        </w:rPr>
        <w:t>Relevantie</w:t>
      </w:r>
      <w:r w:rsidR="40D17507">
        <w:rPr/>
        <w:t>: De merkpropositie moet relevant zijn voor de doelgroep. Het moet aansluiten bij de behoeften, wensen en waarden.</w:t>
      </w:r>
    </w:p>
    <w:p w:rsidR="17A11BF7" w:rsidP="1E23B196" w:rsidRDefault="47FC1EFB" w14:noSpellErr="1" w14:paraId="39B9AE83" w14:textId="5DA8E359">
      <w:pPr>
        <w:pStyle w:val="ListParagraph"/>
        <w:numPr>
          <w:ilvl w:val="0"/>
          <w:numId w:val="12"/>
        </w:numPr>
        <w:rPr/>
      </w:pPr>
      <w:r w:rsidRPr="1E23B196" w:rsidR="40D17507">
        <w:rPr>
          <w:b w:val="1"/>
          <w:bCs w:val="1"/>
        </w:rPr>
        <w:t>Geloofwaardigheid</w:t>
      </w:r>
      <w:r w:rsidR="40D17507">
        <w:rPr/>
        <w:t>: Vertrouwen geven aan de doelgroep. De merkpropositie moet geloofwaardig zijn en de beloften van het merk moeten waarheidsgetrouw en haalbaar zijn.</w:t>
      </w:r>
    </w:p>
    <w:p w:rsidR="17A11BF7" w:rsidP="1E23B196" w:rsidRDefault="47FC1EFB" w14:noSpellErr="1" w14:paraId="21F9BE9A" w14:textId="7175CF9B">
      <w:pPr>
        <w:pStyle w:val="ListParagraph"/>
        <w:numPr>
          <w:ilvl w:val="0"/>
          <w:numId w:val="12"/>
        </w:numPr>
        <w:rPr/>
      </w:pPr>
      <w:r w:rsidRPr="1E23B196" w:rsidR="40D17507">
        <w:rPr>
          <w:b w:val="1"/>
          <w:bCs w:val="1"/>
        </w:rPr>
        <w:t>Emotionele connectie</w:t>
      </w:r>
      <w:r w:rsidR="40D17507">
        <w:rPr/>
        <w:t>: het wekt emoties op en creëert een positieve associatie met het merk. Het gaat verder dan alleen rationele argumenten.</w:t>
      </w:r>
    </w:p>
    <w:p w:rsidR="17A11BF7" w:rsidP="1E23B196" w:rsidRDefault="47FC1EFB" w14:noSpellErr="1" w14:paraId="5941F6E6" w14:textId="1DA94622">
      <w:pPr>
        <w:pStyle w:val="ListParagraph"/>
        <w:numPr>
          <w:ilvl w:val="0"/>
          <w:numId w:val="12"/>
        </w:numPr>
        <w:rPr/>
      </w:pPr>
      <w:r w:rsidRPr="1E23B196" w:rsidR="40D17507">
        <w:rPr>
          <w:b w:val="1"/>
          <w:bCs w:val="1"/>
        </w:rPr>
        <w:t>Consistentie:</w:t>
      </w:r>
      <w:r w:rsidR="40D17507">
        <w:rPr/>
        <w:t xml:space="preserve"> De boodschap van de merkpropositie moet consistent worden gecommuniceerd over alle kanalen en in alle interacties naar de doelgroep. Dit draagt bij aan een sterk en eenduidig merkimago.</w:t>
      </w:r>
    </w:p>
    <w:p w:rsidR="17A11BF7" w:rsidP="1E23B196" w:rsidRDefault="47FC1EFB" w14:paraId="0D83B8D2" w14:textId="67084518">
      <w:pPr>
        <w:pStyle w:val="ListParagraph"/>
        <w:numPr>
          <w:ilvl w:val="0"/>
          <w:numId w:val="12"/>
        </w:numPr>
        <w:rPr/>
      </w:pPr>
      <w:r w:rsidRPr="1E23B196" w:rsidR="40D17507">
        <w:rPr>
          <w:b w:val="1"/>
          <w:bCs w:val="1"/>
        </w:rPr>
        <w:t>Lange termijn impact</w:t>
      </w:r>
      <w:r w:rsidR="40D17507">
        <w:rPr/>
        <w:t>: Een effectieve merkpropositie is duurzaam en heeft een lange termijn impact. Het moet het merk helpen groeien en zich aanpassen aan veranderende marktomstandigheden zonder de kernidentiteit te verliezen.</w:t>
      </w:r>
    </w:p>
    <w:p w:rsidR="17A11BF7" w:rsidP="7632A3FB" w:rsidRDefault="47FC1EFB" w14:paraId="6E1C677F" w14:textId="5ED4FDA8">
      <w:r w:rsidRPr="1E23B196" w:rsidR="565C0EFA">
        <w:rPr>
          <w:b w:val="1"/>
          <w:bCs w:val="1"/>
        </w:rPr>
        <w:t xml:space="preserve">Randvoorwaarden </w:t>
      </w:r>
      <w:r>
        <w:br/>
      </w:r>
      <w:r>
        <w:br/>
      </w:r>
      <w:r w:rsidR="565C0EFA">
        <w:rPr/>
        <w:t xml:space="preserve">1. Thema’s krijgen een eigen plek (in kleur, vorm, etc.) en kunnen zowel samen als los gebruikt worden (Denk aan KAAP Food | KAAP Energy | KAAP Water. Alle termen moet in het Engels zijn. </w:t>
      </w:r>
      <w:r>
        <w:br/>
      </w:r>
      <w:r w:rsidR="565C0EFA">
        <w:rPr/>
        <w:t xml:space="preserve">2. Partners moeten ook een plek krijgen en gebruik kunnen maken van de middelen. De KAAP is niet van 1 partij, dus alle betrokken partners (en partners die nog gaan komen) moeten eigenaarschap voelen van deze nieuwe identiteit. Zij willen de locatie ook kunnen claimen als hun (gezamenlijke) locatie.  </w:t>
      </w:r>
      <w:r>
        <w:br/>
      </w:r>
      <w:r w:rsidR="565C0EFA">
        <w:rPr/>
        <w:t xml:space="preserve">3. Innovatiepunt is belangrijk aspect dat overal terug moet komen </w:t>
      </w:r>
      <w:r>
        <w:br/>
      </w:r>
      <w:r w:rsidR="565C0EFA">
        <w:rPr/>
        <w:t>4. Merkpositionering van Provincie Zeeland ‘</w:t>
      </w:r>
      <w:r w:rsidR="565C0EFA">
        <w:rPr/>
        <w:t>Shaping</w:t>
      </w:r>
      <w:r w:rsidR="565C0EFA">
        <w:rPr/>
        <w:t xml:space="preserve"> </w:t>
      </w:r>
      <w:r w:rsidR="565C0EFA">
        <w:rPr/>
        <w:t>the</w:t>
      </w:r>
      <w:r w:rsidR="565C0EFA">
        <w:rPr/>
        <w:t xml:space="preserve"> </w:t>
      </w:r>
      <w:r w:rsidR="565C0EFA">
        <w:rPr/>
        <w:t>future</w:t>
      </w:r>
      <w:r w:rsidR="565C0EFA">
        <w:rPr/>
        <w:t xml:space="preserve"> </w:t>
      </w:r>
      <w:r w:rsidR="565C0EFA">
        <w:rPr/>
        <w:t>delta’mee</w:t>
      </w:r>
      <w:r w:rsidR="565C0EFA">
        <w:rPr/>
        <w:t xml:space="preserve"> nemen ter inspiratie</w:t>
      </w:r>
      <w:r>
        <w:br/>
      </w:r>
      <w:r w:rsidR="565C0EFA">
        <w:rPr/>
        <w:t xml:space="preserve">5. De punt - van innovatiepunt – en de punten van </w:t>
      </w:r>
      <w:r w:rsidR="565C0EFA">
        <w:rPr/>
        <w:t>Dockwize</w:t>
      </w:r>
      <w:r w:rsidR="565C0EFA">
        <w:rPr/>
        <w:t xml:space="preserve"> moeten terugkomen in de merkidentiteit en het concept. </w:t>
      </w:r>
    </w:p>
    <w:p w:rsidR="17A11BF7" w:rsidP="1E23B196" w:rsidRDefault="47FC1EFB" w14:paraId="6DA77574" w14:textId="71A7308A">
      <w:pPr>
        <w:pStyle w:val="Normal"/>
        <w:ind w:left="0"/>
      </w:pPr>
      <w:r w:rsidR="565C0EFA">
        <w:rPr/>
        <w:t xml:space="preserve">6. </w:t>
      </w:r>
      <w:r w:rsidR="565C0EFA">
        <w:rPr/>
        <w:t>Dockwize</w:t>
      </w:r>
      <w:r w:rsidR="565C0EFA">
        <w:rPr/>
        <w:t xml:space="preserve"> is een partner met een grote rol. Hoe brengen we dit subtiel naar voren zonder andere partners naar achteren te schuiven. </w:t>
      </w:r>
      <w:r>
        <w:br/>
      </w:r>
      <w:r w:rsidR="565C0EFA">
        <w:rPr/>
        <w:t xml:space="preserve">7. Indien er gebruik wordt gemaakt van iconen, graag dezelfde gebruiken als die we al gebruiken voor </w:t>
      </w:r>
      <w:hyperlink r:id="Ref2a77e69df14bc5">
        <w:r w:rsidRPr="1E23B196" w:rsidR="565C0EFA">
          <w:rPr>
            <w:rStyle w:val="Hyperlink"/>
          </w:rPr>
          <w:t>Get Unlocked</w:t>
        </w:r>
      </w:hyperlink>
      <w:r w:rsidR="565C0EFA">
        <w:rPr/>
        <w:t>.</w:t>
      </w:r>
    </w:p>
    <w:p w:rsidR="17A11BF7" w:rsidP="1E23B196" w:rsidRDefault="47FC1EFB" w14:paraId="28CD8D60" w14:textId="3A6C38FC">
      <w:pPr>
        <w:pStyle w:val="Normal"/>
        <w:suppressLineNumbers w:val="0"/>
        <w:bidi w:val="0"/>
        <w:spacing w:before="0" w:beforeAutospacing="off" w:after="160" w:afterAutospacing="off" w:line="259" w:lineRule="auto"/>
        <w:ind w:left="0" w:right="0"/>
        <w:jc w:val="left"/>
      </w:pPr>
      <w:r w:rsidRPr="1E23B196" w:rsidR="72C59BA9">
        <w:rPr>
          <w:b w:val="1"/>
          <w:bCs w:val="1"/>
        </w:rPr>
        <w:t xml:space="preserve">2. </w:t>
      </w:r>
      <w:r w:rsidRPr="1E23B196" w:rsidR="5626FB1F">
        <w:rPr>
          <w:b w:val="1"/>
          <w:bCs w:val="1"/>
        </w:rPr>
        <w:t>Brandmanual</w:t>
      </w:r>
      <w:r w:rsidR="5626FB1F">
        <w:rPr/>
        <w:t xml:space="preserve"> die bestaat uit: </w:t>
      </w:r>
    </w:p>
    <w:p w:rsidR="732D5F92" w:rsidP="1E23B196" w:rsidRDefault="732D5F92" w14:paraId="7555FAA1" w14:textId="1AF24137">
      <w:pPr>
        <w:pStyle w:val="ListParagraph"/>
        <w:numPr>
          <w:ilvl w:val="0"/>
          <w:numId w:val="42"/>
        </w:numPr>
        <w:suppressLineNumbers w:val="0"/>
        <w:bidi w:val="0"/>
        <w:spacing w:before="0" w:beforeAutospacing="off" w:after="160" w:afterAutospacing="off" w:line="259" w:lineRule="auto"/>
        <w:ind w:left="720" w:right="0" w:hanging="360"/>
        <w:jc w:val="left"/>
        <w:rPr/>
      </w:pPr>
      <w:r w:rsidR="732D5F92">
        <w:rPr/>
        <w:t>Merkpositionering</w:t>
      </w:r>
    </w:p>
    <w:p w:rsidR="732D5F92" w:rsidP="1E23B196" w:rsidRDefault="732D5F92" w14:paraId="15640AC6" w14:textId="0420D81C">
      <w:pPr>
        <w:pStyle w:val="ListParagraph"/>
        <w:numPr>
          <w:ilvl w:val="0"/>
          <w:numId w:val="42"/>
        </w:numPr>
        <w:suppressLineNumbers w:val="0"/>
        <w:bidi w:val="0"/>
        <w:spacing w:before="0" w:beforeAutospacing="off" w:after="160" w:afterAutospacing="off" w:line="259" w:lineRule="auto"/>
        <w:ind w:left="720" w:right="0" w:hanging="360"/>
        <w:jc w:val="left"/>
        <w:rPr/>
      </w:pPr>
      <w:r w:rsidR="732D5F92">
        <w:rPr/>
        <w:t>Merkbelofte</w:t>
      </w:r>
    </w:p>
    <w:p w:rsidR="58A7C8B9" w:rsidP="7632A3FB" w:rsidRDefault="58A7C8B9" w14:paraId="3A9C1F3B" w14:textId="2A1BA63C">
      <w:pPr>
        <w:pStyle w:val="ListParagraph"/>
        <w:numPr>
          <w:ilvl w:val="0"/>
          <w:numId w:val="42"/>
        </w:numPr>
        <w:rPr/>
      </w:pPr>
      <w:r w:rsidR="070E4B13">
        <w:rPr/>
        <w:t>Payoff</w:t>
      </w:r>
      <w:r w:rsidR="0FE02B77">
        <w:rPr/>
        <w:t xml:space="preserve"> (</w:t>
      </w:r>
      <w:r w:rsidR="0FE02B77">
        <w:rPr/>
        <w:t>Inovatiepunt</w:t>
      </w:r>
      <w:r w:rsidR="0FE02B77">
        <w:rPr/>
        <w:t xml:space="preserve"> van Zeeland)</w:t>
      </w:r>
    </w:p>
    <w:p w:rsidR="3AEF10C5" w:rsidP="1E23B196" w:rsidRDefault="3AEF10C5" w14:paraId="23F703CE" w14:textId="26568B30">
      <w:pPr>
        <w:pStyle w:val="ListParagraph"/>
        <w:numPr>
          <w:ilvl w:val="0"/>
          <w:numId w:val="42"/>
        </w:numPr>
        <w:rPr/>
      </w:pPr>
      <w:r w:rsidR="3AEF10C5">
        <w:rPr/>
        <w:t>Merkwaarden</w:t>
      </w:r>
    </w:p>
    <w:p w:rsidR="5C5A6FFC" w:rsidP="7632A3FB" w:rsidRDefault="5C5A6FFC" w14:paraId="595E2A84" w14:textId="227F586B">
      <w:pPr>
        <w:pStyle w:val="ListParagraph"/>
        <w:numPr>
          <w:ilvl w:val="0"/>
          <w:numId w:val="42"/>
        </w:numPr>
        <w:rPr/>
      </w:pPr>
      <w:r w:rsidR="680FE181">
        <w:rPr/>
        <w:t>Kernboodschap(pen)</w:t>
      </w:r>
    </w:p>
    <w:p w:rsidR="2320E698" w:rsidP="7632A3FB" w:rsidRDefault="2320E698" w14:paraId="6BDBAD92" w14:textId="6DBA7CAA">
      <w:pPr>
        <w:pStyle w:val="ListParagraph"/>
        <w:numPr>
          <w:ilvl w:val="0"/>
          <w:numId w:val="42"/>
        </w:numPr>
        <w:rPr/>
      </w:pPr>
      <w:r w:rsidR="67A72630">
        <w:rPr/>
        <w:t xml:space="preserve">Logo </w:t>
      </w:r>
    </w:p>
    <w:p w:rsidR="2320E698" w:rsidP="7632A3FB" w:rsidRDefault="2320E698" w14:paraId="73C1218D" w14:textId="0210917B">
      <w:pPr>
        <w:pStyle w:val="ListParagraph"/>
        <w:numPr>
          <w:ilvl w:val="0"/>
          <w:numId w:val="42"/>
        </w:numPr>
        <w:rPr/>
      </w:pPr>
      <w:r w:rsidR="67A72630">
        <w:rPr/>
        <w:t xml:space="preserve">Typografie </w:t>
      </w:r>
    </w:p>
    <w:p w:rsidR="2320E698" w:rsidP="7632A3FB" w:rsidRDefault="2320E698" w14:paraId="1A0353A1" w14:textId="5A73538F">
      <w:pPr>
        <w:pStyle w:val="ListParagraph"/>
        <w:numPr>
          <w:ilvl w:val="0"/>
          <w:numId w:val="42"/>
        </w:numPr>
        <w:rPr/>
      </w:pPr>
      <w:r w:rsidR="67A72630">
        <w:rPr/>
        <w:t>Kleuren</w:t>
      </w:r>
    </w:p>
    <w:p w:rsidR="37FA3B52" w:rsidP="7632A3FB" w:rsidRDefault="37FA3B52" w14:paraId="499A5599" w14:textId="2F637343">
      <w:pPr>
        <w:pStyle w:val="ListParagraph"/>
        <w:numPr>
          <w:ilvl w:val="0"/>
          <w:numId w:val="42"/>
        </w:numPr>
        <w:rPr/>
      </w:pPr>
      <w:r w:rsidR="47D2A6CE">
        <w:rPr/>
        <w:t>Grafische elementen</w:t>
      </w:r>
    </w:p>
    <w:p w:rsidR="2320E698" w:rsidP="7632A3FB" w:rsidRDefault="2320E698" w14:paraId="2BD166FF" w14:textId="65BC726C">
      <w:pPr>
        <w:pStyle w:val="ListParagraph"/>
        <w:numPr>
          <w:ilvl w:val="0"/>
          <w:numId w:val="42"/>
        </w:numPr>
        <w:rPr/>
      </w:pPr>
      <w:r w:rsidR="67A72630">
        <w:rPr/>
        <w:t>Beeld (fotografie &amp; video)</w:t>
      </w:r>
    </w:p>
    <w:p w:rsidR="2320E698" w:rsidP="7632A3FB" w:rsidRDefault="2320E698" w14:paraId="54F9D2EF" w14:textId="1F214C55">
      <w:pPr>
        <w:pStyle w:val="ListParagraph"/>
        <w:numPr>
          <w:ilvl w:val="0"/>
          <w:numId w:val="42"/>
        </w:numPr>
        <w:rPr/>
      </w:pPr>
      <w:r w:rsidR="67A72630">
        <w:rPr/>
        <w:t>Iconografie</w:t>
      </w:r>
    </w:p>
    <w:p w:rsidR="4999D0E3" w:rsidP="7632A3FB" w:rsidRDefault="4999D0E3" w14:paraId="2F89A0C5" w14:textId="07CFE345">
      <w:pPr>
        <w:pStyle w:val="ListParagraph"/>
        <w:numPr>
          <w:ilvl w:val="0"/>
          <w:numId w:val="42"/>
        </w:numPr>
        <w:rPr/>
      </w:pPr>
      <w:r w:rsidR="2C821DF5">
        <w:rPr/>
        <w:t xml:space="preserve">Tone of </w:t>
      </w:r>
      <w:proofErr w:type="spellStart"/>
      <w:r w:rsidR="2C821DF5">
        <w:rPr/>
        <w:t>voice</w:t>
      </w:r>
      <w:proofErr w:type="spellEnd"/>
      <w:r w:rsidR="2C821DF5">
        <w:rPr/>
        <w:t xml:space="preserve"> </w:t>
      </w:r>
    </w:p>
    <w:p w:rsidR="78E09427" w:rsidP="7632A3FB" w:rsidRDefault="78E09427" w14:paraId="3D41F51F" w14:textId="5A555746">
      <w:pPr>
        <w:pStyle w:val="ListParagraph"/>
        <w:numPr>
          <w:ilvl w:val="0"/>
          <w:numId w:val="42"/>
        </w:numPr>
        <w:rPr/>
      </w:pPr>
      <w:proofErr w:type="spellStart"/>
      <w:r w:rsidR="022C1C2E">
        <w:rPr/>
        <w:t>Social</w:t>
      </w:r>
      <w:proofErr w:type="spellEnd"/>
      <w:r w:rsidR="022C1C2E">
        <w:rPr/>
        <w:t xml:space="preserve"> media uitingen</w:t>
      </w:r>
    </w:p>
    <w:p w:rsidR="06AE7658" w:rsidP="7625D628" w:rsidRDefault="68D864D8" w14:paraId="3FCCBFEA" w14:textId="1020040D">
      <w:pPr>
        <w:pStyle w:val="ListParagraph"/>
        <w:numPr>
          <w:ilvl w:val="0"/>
          <w:numId w:val="42"/>
        </w:numPr>
        <w:rPr/>
      </w:pPr>
      <w:r w:rsidR="2CFE660E">
        <w:rPr/>
        <w:t>Doelgroep</w:t>
      </w:r>
      <w:r w:rsidR="5F832110">
        <w:rPr/>
        <w:t xml:space="preserve">enanalyse met diverse </w:t>
      </w:r>
      <w:proofErr w:type="spellStart"/>
      <w:r w:rsidR="5F832110">
        <w:rPr/>
        <w:t>persona’s</w:t>
      </w:r>
      <w:proofErr w:type="spellEnd"/>
      <w:r w:rsidR="48D6698D">
        <w:rPr/>
        <w:t xml:space="preserve"> </w:t>
      </w:r>
    </w:p>
    <w:p w:rsidR="57FD083B" w:rsidP="7632A3FB" w:rsidRDefault="3118A8D9" w14:paraId="1AA59C90" w14:textId="67268D6D">
      <w:pPr/>
      <w:r>
        <w:br/>
      </w:r>
      <w:r w:rsidRPr="1E23B196" w:rsidR="57600D30">
        <w:rPr>
          <w:b w:val="1"/>
          <w:bCs w:val="1"/>
        </w:rPr>
        <w:t>3. Uitwerking van de mi</w:t>
      </w:r>
      <w:r w:rsidRPr="1E23B196" w:rsidR="7ABC0639">
        <w:rPr>
          <w:b w:val="1"/>
          <w:bCs w:val="1"/>
        </w:rPr>
        <w:t xml:space="preserve">ddelen </w:t>
      </w:r>
      <w:r>
        <w:br/>
      </w:r>
      <w:r>
        <w:br/>
      </w:r>
      <w:r w:rsidRPr="1E23B196" w:rsidR="7327C19C">
        <w:rPr>
          <w:b w:val="1"/>
          <w:bCs w:val="1"/>
        </w:rPr>
        <w:t>Brandmanual</w:t>
      </w:r>
      <w:r>
        <w:br/>
      </w:r>
      <w:r w:rsidR="7B297CA8">
        <w:rPr/>
        <w:t xml:space="preserve">Als eerste willen we aan de slag met </w:t>
      </w:r>
      <w:r w:rsidR="2A978336">
        <w:rPr/>
        <w:t>de brandmanual.</w:t>
      </w:r>
      <w:r w:rsidR="7B297CA8">
        <w:rPr/>
        <w:t xml:space="preserve"> Deze is namelijk essentieel voor de inrichting van De KAAP</w:t>
      </w:r>
      <w:r w:rsidR="009C616B">
        <w:rPr/>
        <w:t xml:space="preserve"> en voor de architect.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57FD083B" w:rsidP="7632A3FB" w:rsidRDefault="3118A8D9" w14:paraId="5CF240FB" w14:textId="1892A61F">
      <w:pPr/>
      <w:r w:rsidRPr="1E23B196" w:rsidR="6FE0219D">
        <w:rPr>
          <w:b w:val="1"/>
          <w:bCs w:val="1"/>
        </w:rPr>
        <w:t>Website</w:t>
      </w:r>
      <w:r w:rsidRPr="1E23B196" w:rsidR="3D31056C">
        <w:rPr>
          <w:b w:val="1"/>
          <w:bCs w:val="1"/>
        </w:rPr>
        <w:t xml:space="preserve"> </w:t>
      </w:r>
      <w:r>
        <w:br/>
      </w:r>
      <w:r w:rsidR="3A4673F9">
        <w:rPr/>
        <w:t xml:space="preserve">Bij de lancering in 2021 is </w:t>
      </w:r>
      <w:hyperlink r:id="R751980e1e1ae449e">
        <w:r w:rsidRPr="1E23B196" w:rsidR="59EF245A">
          <w:rPr>
            <w:rStyle w:val="Hyperlink"/>
          </w:rPr>
          <w:t>deze</w:t>
        </w:r>
        <w:r w:rsidRPr="1E23B196" w:rsidR="3A4673F9">
          <w:rPr>
            <w:rStyle w:val="Hyperlink"/>
          </w:rPr>
          <w:t xml:space="preserve"> </w:t>
        </w:r>
        <w:r w:rsidRPr="1E23B196" w:rsidR="3F538966">
          <w:rPr>
            <w:rStyle w:val="Hyperlink"/>
          </w:rPr>
          <w:t>websit</w:t>
        </w:r>
      </w:hyperlink>
      <w:r w:rsidR="3F538966">
        <w:rPr/>
        <w:t>e ontwikkel</w:t>
      </w:r>
      <w:r w:rsidR="5F5A1AB9">
        <w:rPr/>
        <w:t xml:space="preserve">d door </w:t>
      </w:r>
      <w:r w:rsidR="5F5A1AB9">
        <w:rPr/>
        <w:t>Elloro</w:t>
      </w:r>
      <w:r w:rsidR="5F5A1AB9">
        <w:rPr/>
        <w:t xml:space="preserve">. </w:t>
      </w:r>
      <w:r w:rsidR="02A856A3">
        <w:rPr/>
        <w:t xml:space="preserve">Deze draait nu op </w:t>
      </w:r>
      <w:r w:rsidR="02A856A3">
        <w:rPr/>
        <w:t>Joomla</w:t>
      </w:r>
      <w:r w:rsidR="02A856A3">
        <w:rPr/>
        <w:t xml:space="preserve">, maar wij hebben de voorkeur voor </w:t>
      </w:r>
      <w:r w:rsidR="705AB38A">
        <w:rPr/>
        <w:t xml:space="preserve">een gebruiksvriendelijkere CMS, zoals </w:t>
      </w:r>
      <w:r w:rsidR="02A856A3">
        <w:rPr/>
        <w:t>WordPress</w:t>
      </w:r>
      <w:r w:rsidR="5C6C09D8">
        <w:rPr/>
        <w:t>.</w:t>
      </w:r>
      <w:r w:rsidR="02A856A3">
        <w:rPr/>
        <w:t xml:space="preserve"> </w:t>
      </w:r>
      <w:r w:rsidR="1BECA810">
        <w:rPr/>
        <w:t xml:space="preserve">Verder moet deze voldoen aan de WCAG </w:t>
      </w:r>
      <w:r w:rsidR="1BECA810">
        <w:rPr/>
        <w:t>Digitoegankelijkheidsnorm</w:t>
      </w:r>
      <w:r w:rsidR="5217FD05">
        <w:rPr/>
        <w:t xml:space="preserve"> en </w:t>
      </w:r>
      <w:r w:rsidR="67DE1951">
        <w:rPr/>
        <w:t>zowel Nederlands</w:t>
      </w:r>
      <w:r w:rsidR="2149EED2">
        <w:rPr/>
        <w:t>talig</w:t>
      </w:r>
      <w:r w:rsidR="67DE1951">
        <w:rPr/>
        <w:t xml:space="preserve"> als </w:t>
      </w:r>
      <w:r w:rsidR="4AF35078">
        <w:rPr/>
        <w:t xml:space="preserve">Engelstalig zijn. </w:t>
      </w:r>
      <w:r w:rsidR="5217FD05">
        <w:rPr/>
        <w:t>Door middel van gezamenlijke sessies</w:t>
      </w:r>
      <w:r w:rsidR="160524F7">
        <w:rPr/>
        <w:t xml:space="preserve"> met jullie</w:t>
      </w:r>
      <w:r w:rsidR="5217FD05">
        <w:rPr/>
        <w:t xml:space="preserve"> willen we erachter komen welke functionaliteiten er moeten komen binnen de website. </w:t>
      </w:r>
      <w:r w:rsidR="4B5CB2D9">
        <w:rPr/>
        <w:t>Hiervoor gaan we een apart traject in met bijpassende offerte.</w:t>
      </w:r>
      <w:r w:rsidR="7E0C773D">
        <w:rPr/>
        <w:t xml:space="preserve"> In deze offerte graag een aantal pakketten meenemen (basispakket, midden, premium, </w:t>
      </w:r>
      <w:r w:rsidR="7E0C773D">
        <w:rPr/>
        <w:t>oid</w:t>
      </w:r>
      <w:r w:rsidR="7E0C773D">
        <w:rPr/>
        <w:t xml:space="preserve">.) </w:t>
      </w:r>
      <w:r w:rsidR="4B5CB2D9">
        <w:rPr/>
        <w:t xml:space="preserve"> </w:t>
      </w:r>
      <w:r w:rsidR="4B31BF81">
        <w:rPr/>
        <w:t xml:space="preserve"> </w:t>
      </w:r>
      <w:r>
        <w:br/>
      </w:r>
      <w:r>
        <w:br/>
      </w:r>
      <w:r w:rsidRPr="1E23B196" w:rsidR="53CD9847">
        <w:rPr>
          <w:b w:val="1"/>
          <w:bCs w:val="1"/>
        </w:rPr>
        <w:t>Social</w:t>
      </w:r>
      <w:r w:rsidRPr="1E23B196" w:rsidR="53CD9847">
        <w:rPr>
          <w:b w:val="1"/>
          <w:bCs w:val="1"/>
        </w:rPr>
        <w:t xml:space="preserve"> media</w:t>
      </w:r>
      <w:r>
        <w:br/>
      </w:r>
      <w:r w:rsidR="5956ED82">
        <w:rPr/>
        <w:t xml:space="preserve">Ontwikkelen van templates voor </w:t>
      </w:r>
      <w:r w:rsidR="5956ED82">
        <w:rPr/>
        <w:t>Canva</w:t>
      </w:r>
      <w:r w:rsidR="5956ED82">
        <w:rPr/>
        <w:t xml:space="preserve"> die we kunnen gebruiken voor onze </w:t>
      </w:r>
      <w:r w:rsidR="5956ED82">
        <w:rPr/>
        <w:t>social</w:t>
      </w:r>
      <w:r w:rsidR="5956ED82">
        <w:rPr/>
        <w:t xml:space="preserve"> </w:t>
      </w:r>
      <w:r w:rsidR="5956ED82">
        <w:rPr/>
        <w:t>media kanalen</w:t>
      </w:r>
      <w:r w:rsidR="5956ED82">
        <w:rPr/>
        <w:t xml:space="preserve">. </w:t>
      </w:r>
      <w:r>
        <w:br/>
      </w:r>
      <w:r w:rsidR="60A4DFAE">
        <w:rPr/>
        <w:t xml:space="preserve">1. </w:t>
      </w:r>
      <w:r w:rsidR="60A4DFAE">
        <w:rPr/>
        <w:t xml:space="preserve">Instagram </w:t>
      </w:r>
      <w:r w:rsidR="5A4AD120">
        <w:rPr/>
        <w:t>/</w:t>
      </w:r>
      <w:r w:rsidR="5A4AD120">
        <w:rPr/>
        <w:t xml:space="preserve"> Facebook </w:t>
      </w:r>
      <w:r w:rsidR="60A4DFAE">
        <w:rPr/>
        <w:t>berichten</w:t>
      </w:r>
      <w:r>
        <w:br/>
      </w:r>
      <w:r w:rsidR="38CAC98A">
        <w:rPr/>
        <w:t xml:space="preserve">2. </w:t>
      </w:r>
      <w:r w:rsidR="38CAC98A">
        <w:rPr/>
        <w:t xml:space="preserve">Instagram </w:t>
      </w:r>
      <w:r w:rsidR="26D6A6C4">
        <w:rPr/>
        <w:t>/</w:t>
      </w:r>
      <w:r w:rsidR="26D6A6C4">
        <w:rPr/>
        <w:t xml:space="preserve"> Facebook </w:t>
      </w:r>
      <w:r w:rsidR="38CAC98A">
        <w:rPr/>
        <w:t>stories</w:t>
      </w:r>
      <w:r>
        <w:br/>
      </w:r>
      <w:r w:rsidR="60374234">
        <w:rPr/>
        <w:t xml:space="preserve">3. </w:t>
      </w:r>
      <w:r w:rsidR="0CE26E9E">
        <w:rPr/>
        <w:t>LinkedIn berichten (zowel statisch, als carrousel)</w:t>
      </w:r>
      <w:r>
        <w:br/>
      </w:r>
      <w:r>
        <w:br/>
      </w:r>
      <w:r w:rsidRPr="1E23B196" w:rsidR="2B5BEA52">
        <w:rPr>
          <w:b w:val="1"/>
          <w:bCs w:val="1"/>
        </w:rPr>
        <w:t>Nieuwsbrief</w:t>
      </w:r>
      <w:r>
        <w:br/>
      </w:r>
      <w:r w:rsidR="28761C13">
        <w:rPr/>
        <w:t>Ontwikkelen van een template voor onze nieuwsbrief</w:t>
      </w:r>
      <w:r w:rsidR="7B785CEE">
        <w:rPr/>
        <w:t xml:space="preserve"> in </w:t>
      </w:r>
      <w:r w:rsidR="7B785CEE">
        <w:rPr/>
        <w:t>Mailchimp</w:t>
      </w:r>
      <w:r w:rsidR="7B785CEE">
        <w:rPr/>
        <w:t xml:space="preserve">. </w:t>
      </w:r>
      <w:r>
        <w:br/>
      </w:r>
      <w:r>
        <w:br/>
      </w:r>
      <w:r w:rsidRPr="1E23B196" w:rsidR="67F861C7">
        <w:rPr>
          <w:b w:val="1"/>
          <w:bCs w:val="1"/>
        </w:rPr>
        <w:t xml:space="preserve">Offline </w:t>
      </w:r>
      <w:r>
        <w:br/>
      </w:r>
      <w:r w:rsidR="27730EDE">
        <w:rPr/>
        <w:t>Flyers</w:t>
      </w:r>
      <w:r>
        <w:br/>
      </w:r>
      <w:r w:rsidR="52A2E486">
        <w:rPr/>
        <w:t>Posters voor partnerlocaties</w:t>
      </w:r>
      <w:r>
        <w:br/>
      </w:r>
      <w:r w:rsidR="61E8AD90">
        <w:rPr/>
        <w:t xml:space="preserve">Brochure </w:t>
      </w:r>
      <w:r>
        <w:br/>
      </w:r>
      <w:r w:rsidR="6C87D90F">
        <w:rPr/>
        <w:t xml:space="preserve">Verplaatsbare middelen die we kunnen plaatsen in de loods. </w:t>
      </w:r>
      <w:r>
        <w:br/>
      </w:r>
      <w:r w:rsidR="12498344">
        <w:rPr/>
        <w:t>Banne</w:t>
      </w:r>
      <w:r w:rsidR="7B92A5FF">
        <w:rPr/>
        <w:t>rs</w:t>
      </w:r>
      <w:r>
        <w:br/>
      </w:r>
      <w:r w:rsidR="3E2DD36C">
        <w:rPr/>
        <w:t>Signing</w:t>
      </w:r>
      <w:r w:rsidR="3E2DD36C">
        <w:rPr/>
        <w:t xml:space="preserve"> pand</w:t>
      </w:r>
    </w:p>
    <w:p w:rsidR="57FD083B" w:rsidP="7632A3FB" w:rsidRDefault="3118A8D9" w14:paraId="021F4E0D" w14:textId="4D259DA1">
      <w:pPr>
        <w:rPr>
          <w:b w:val="1"/>
          <w:bCs w:val="1"/>
          <w:sz w:val="28"/>
          <w:szCs w:val="28"/>
        </w:rPr>
      </w:pPr>
      <w:r>
        <w:br/>
      </w:r>
      <w:r w:rsidRPr="1E23B196" w:rsidR="7A48C08A">
        <w:rPr>
          <w:b w:val="1"/>
          <w:bCs w:val="1"/>
          <w:sz w:val="28"/>
          <w:szCs w:val="28"/>
        </w:rPr>
        <w:t xml:space="preserve">3. </w:t>
      </w:r>
      <w:r w:rsidRPr="1E23B196" w:rsidR="1D59F778">
        <w:rPr>
          <w:b w:val="1"/>
          <w:bCs w:val="1"/>
          <w:sz w:val="28"/>
          <w:szCs w:val="28"/>
        </w:rPr>
        <w:t>Herpositionering</w:t>
      </w:r>
      <w:r w:rsidRPr="1E23B196" w:rsidR="7A48C08A">
        <w:rPr>
          <w:b w:val="1"/>
          <w:bCs w:val="1"/>
          <w:sz w:val="28"/>
          <w:szCs w:val="28"/>
        </w:rPr>
        <w:t xml:space="preserve"> </w:t>
      </w:r>
    </w:p>
    <w:p w:rsidR="673CF145" w:rsidP="7632A3FB" w:rsidRDefault="1CC8F635" w14:paraId="04A82482" w14:textId="36F6477A">
      <w:r w:rsidR="47D2B01D">
        <w:rPr/>
        <w:t>Na het vaststellen van de merkpropositie</w:t>
      </w:r>
      <w:r w:rsidR="73FD7605">
        <w:rPr/>
        <w:t xml:space="preserve"> en het aanpassen van alle midde</w:t>
      </w:r>
      <w:r w:rsidR="1B3F7B05">
        <w:rPr/>
        <w:t>len</w:t>
      </w:r>
      <w:r w:rsidR="47D2B01D">
        <w:rPr/>
        <w:t xml:space="preserve"> gaan we </w:t>
      </w:r>
      <w:r w:rsidR="348FDF2F">
        <w:rPr/>
        <w:t xml:space="preserve">aan de slag met de herpositionering. </w:t>
      </w:r>
      <w:r w:rsidR="3C5BC19F">
        <w:rPr/>
        <w:t>Voor de herpositionering willen we graag een marketing- en communicatiestrategie opstellen met bijpassend campagneplan</w:t>
      </w:r>
      <w:r w:rsidR="3BAB820E">
        <w:rPr/>
        <w:t xml:space="preserve"> en creatief concept. </w:t>
      </w:r>
      <w:r w:rsidR="2D93B7B3">
        <w:rPr/>
        <w:t xml:space="preserve">De vraag aan jullie om een creatief concept te ontwikkelen voor deze herpositionering. </w:t>
      </w:r>
      <w:r w:rsidR="3C5BC19F">
        <w:rPr/>
        <w:t xml:space="preserve"> </w:t>
      </w:r>
      <w:r w:rsidR="5C0E7964">
        <w:rPr/>
        <w:t xml:space="preserve">Strategie en campagneplan stellen we zelf op. Advies is natuurlijk altijd welkom! </w:t>
      </w:r>
      <w:r>
        <w:br/>
      </w:r>
      <w:r>
        <w:br/>
      </w:r>
      <w:r w:rsidRPr="1E23B196" w:rsidR="20201315">
        <w:rPr>
          <w:b w:val="1"/>
          <w:bCs w:val="1"/>
        </w:rPr>
        <w:t>Doelstellingen</w:t>
      </w:r>
      <w:r>
        <w:br/>
      </w:r>
      <w:r w:rsidR="51E13BCA">
        <w:rPr/>
        <w:t xml:space="preserve">In de eerste fase is de doelstelling vooral naamsbekendheid en bewustwording creëren door middel van het laden van </w:t>
      </w:r>
      <w:r w:rsidR="7471D952">
        <w:rPr/>
        <w:t xml:space="preserve">de nieuwe merkpropositie. </w:t>
      </w:r>
      <w:r>
        <w:br/>
      </w:r>
      <w:r>
        <w:br/>
      </w:r>
      <w:r w:rsidRPr="1E23B196" w:rsidR="2400246F">
        <w:rPr>
          <w:b w:val="1"/>
          <w:bCs w:val="1"/>
          <w:sz w:val="28"/>
          <w:szCs w:val="28"/>
        </w:rPr>
        <w:t xml:space="preserve">4. </w:t>
      </w:r>
      <w:r w:rsidRPr="1E23B196" w:rsidR="7D1A91A9">
        <w:rPr>
          <w:b w:val="1"/>
          <w:bCs w:val="1"/>
          <w:sz w:val="28"/>
          <w:szCs w:val="28"/>
        </w:rPr>
        <w:t>Werk</w:t>
      </w:r>
      <w:r w:rsidRPr="1E23B196" w:rsidR="673FF185">
        <w:rPr>
          <w:b w:val="1"/>
          <w:bCs w:val="1"/>
          <w:sz w:val="28"/>
          <w:szCs w:val="28"/>
        </w:rPr>
        <w:t>w</w:t>
      </w:r>
      <w:r w:rsidRPr="1E23B196" w:rsidR="7D1A91A9">
        <w:rPr>
          <w:b w:val="1"/>
          <w:bCs w:val="1"/>
          <w:sz w:val="28"/>
          <w:szCs w:val="28"/>
        </w:rPr>
        <w:t>ijze</w:t>
      </w:r>
      <w:r>
        <w:br/>
      </w:r>
      <w:r w:rsidR="0CA46C78">
        <w:rPr/>
        <w:t xml:space="preserve">In </w:t>
      </w:r>
      <w:r w:rsidR="5FD2BFCA">
        <w:rPr/>
        <w:t xml:space="preserve">totaal zijn er </w:t>
      </w:r>
      <w:r w:rsidR="29351990">
        <w:rPr/>
        <w:t xml:space="preserve">drie </w:t>
      </w:r>
      <w:r w:rsidR="5FD2BFCA">
        <w:rPr/>
        <w:t>bureaus uitgenodigd om te pitchen. Tijdens de pitch zijn wij benieuwd naar:</w:t>
      </w:r>
    </w:p>
    <w:p w:rsidR="7639048B" w:rsidP="7632A3FB" w:rsidRDefault="7639048B" w14:paraId="04A6DD34" w14:textId="3E4F17F6">
      <w:pPr>
        <w:pStyle w:val="ListParagraph"/>
        <w:numPr>
          <w:ilvl w:val="0"/>
          <w:numId w:val="1"/>
        </w:numPr>
      </w:pPr>
      <w:r w:rsidRPr="7632A3FB">
        <w:t xml:space="preserve">Wat jullie ideeën zijn over hoe we de drie thema’s gaan verwerken in het merk KAAP. Zowel in beeld als in tekst. </w:t>
      </w:r>
    </w:p>
    <w:p w:rsidR="6BC37834" w:rsidP="7632A3FB" w:rsidRDefault="6BC37834" w14:paraId="7849BAB0" w14:textId="5DFCD3AA">
      <w:pPr>
        <w:pStyle w:val="ListParagraph"/>
        <w:numPr>
          <w:ilvl w:val="0"/>
          <w:numId w:val="1"/>
        </w:numPr>
      </w:pPr>
      <w:r w:rsidRPr="7632A3FB">
        <w:t xml:space="preserve">Hoe we de </w:t>
      </w:r>
      <w:proofErr w:type="spellStart"/>
      <w:r w:rsidRPr="7632A3FB">
        <w:t>payoff</w:t>
      </w:r>
      <w:proofErr w:type="spellEnd"/>
      <w:r w:rsidRPr="7632A3FB">
        <w:t xml:space="preserve"> ‘Innovatiepunt van Zeeland’ terug laten komen. </w:t>
      </w:r>
    </w:p>
    <w:p w:rsidR="7639048B" w:rsidP="7632A3FB" w:rsidRDefault="7639048B" w14:paraId="5D56779A" w14:textId="206DAFB0">
      <w:pPr>
        <w:pStyle w:val="ListParagraph"/>
        <w:numPr>
          <w:ilvl w:val="0"/>
          <w:numId w:val="1"/>
        </w:numPr>
        <w:rPr/>
      </w:pPr>
      <w:r w:rsidR="5FD2BFCA">
        <w:rPr/>
        <w:t xml:space="preserve">Wat jullie ideeën zijn </w:t>
      </w:r>
      <w:r w:rsidR="11509365">
        <w:rPr/>
        <w:t xml:space="preserve">over </w:t>
      </w:r>
      <w:r w:rsidR="5FD2BFCA">
        <w:rPr/>
        <w:t xml:space="preserve">hoe we partners gaan betrekken in het merk. </w:t>
      </w:r>
    </w:p>
    <w:p w:rsidR="7639048B" w:rsidP="7632A3FB" w:rsidRDefault="7639048B" w14:paraId="33F2FB30" w14:textId="20631BBC">
      <w:pPr>
        <w:pStyle w:val="ListParagraph"/>
        <w:numPr>
          <w:ilvl w:val="0"/>
          <w:numId w:val="1"/>
        </w:numPr>
      </w:pPr>
      <w:r w:rsidRPr="7632A3FB">
        <w:t>Welke ervaring jullie hebben op het gebied van merkpropositie</w:t>
      </w:r>
      <w:r w:rsidRPr="7632A3FB" w:rsidR="4D5F0289">
        <w:t>, doelgroep</w:t>
      </w:r>
      <w:r w:rsidRPr="7632A3FB" w:rsidR="7423C062">
        <w:t>en</w:t>
      </w:r>
      <w:r w:rsidRPr="7632A3FB" w:rsidR="4D5F0289">
        <w:t>analyse</w:t>
      </w:r>
      <w:r w:rsidRPr="7632A3FB">
        <w:t xml:space="preserve"> en herpositionering</w:t>
      </w:r>
      <w:r w:rsidRPr="7632A3FB" w:rsidR="71A5DC76">
        <w:t xml:space="preserve"> op het gebied de drie thema’s</w:t>
      </w:r>
      <w:r w:rsidRPr="7632A3FB" w:rsidR="2901FF19">
        <w:t>.</w:t>
      </w:r>
      <w:r w:rsidRPr="7632A3FB" w:rsidR="69E66E17">
        <w:t xml:space="preserve"> Graag met wat voorbeelden.</w:t>
      </w:r>
    </w:p>
    <w:p w:rsidR="7632A3FB" w:rsidP="1E23B196" w:rsidRDefault="7632A3FB" w14:paraId="179616CC" w14:textId="310918A2">
      <w:pPr>
        <w:pStyle w:val="ListParagraph"/>
        <w:numPr>
          <w:ilvl w:val="0"/>
          <w:numId w:val="1"/>
        </w:numPr>
        <w:rPr/>
      </w:pPr>
      <w:r w:rsidR="5FD2BFCA">
        <w:rPr/>
        <w:t>De offerte voor het ontwikkelen van de merk</w:t>
      </w:r>
      <w:r w:rsidR="736F7EAC">
        <w:rPr/>
        <w:t>identiteit en strategie</w:t>
      </w:r>
      <w:r w:rsidR="5FD2BFCA">
        <w:rPr/>
        <w:t xml:space="preserve">, het uitwerken van de middelen en het maken van een creatief concept voor de herpositionering. </w:t>
      </w:r>
    </w:p>
    <w:p w:rsidR="673CF145" w:rsidP="199A1C5D" w:rsidRDefault="5C844C92" w14:paraId="085518D5" w14:textId="152EB42D">
      <w:pPr>
        <w:rPr>
          <w:b w:val="1"/>
          <w:bCs w:val="1"/>
          <w:sz w:val="28"/>
          <w:szCs w:val="28"/>
        </w:rPr>
      </w:pPr>
      <w:r w:rsidRPr="1E23B196" w:rsidR="204DD2E8">
        <w:rPr>
          <w:b w:val="1"/>
          <w:bCs w:val="1"/>
          <w:sz w:val="28"/>
          <w:szCs w:val="28"/>
        </w:rPr>
        <w:t>5</w:t>
      </w:r>
      <w:r w:rsidRPr="1E23B196" w:rsidR="30031E28">
        <w:rPr>
          <w:b w:val="1"/>
          <w:bCs w:val="1"/>
          <w:sz w:val="28"/>
          <w:szCs w:val="28"/>
        </w:rPr>
        <w:t xml:space="preserve">. </w:t>
      </w:r>
      <w:r w:rsidRPr="1E23B196" w:rsidR="3911261F">
        <w:rPr>
          <w:b w:val="1"/>
          <w:bCs w:val="1"/>
          <w:sz w:val="28"/>
          <w:szCs w:val="28"/>
        </w:rPr>
        <w:t>P</w:t>
      </w:r>
      <w:r w:rsidRPr="1E23B196" w:rsidR="30031E28">
        <w:rPr>
          <w:b w:val="1"/>
          <w:bCs w:val="1"/>
          <w:sz w:val="28"/>
          <w:szCs w:val="28"/>
        </w:rPr>
        <w:t>lanning</w:t>
      </w:r>
    </w:p>
    <w:p w:rsidR="673CF145" w:rsidP="1E23B196" w:rsidRDefault="5C844C92" w14:paraId="0E1EE385" w14:textId="796EB0BC">
      <w:pPr>
        <w:pStyle w:val="Normal"/>
        <w:suppressLineNumbers w:val="0"/>
        <w:bidi w:val="0"/>
        <w:spacing w:before="0" w:beforeAutospacing="off" w:after="160" w:afterAutospacing="off" w:line="259" w:lineRule="auto"/>
        <w:ind w:left="0" w:right="0"/>
        <w:jc w:val="left"/>
        <w:rPr>
          <w:b w:val="1"/>
          <w:bCs w:val="1"/>
          <w:sz w:val="28"/>
          <w:szCs w:val="28"/>
        </w:rPr>
      </w:pPr>
      <w:r w:rsidR="30031E28">
        <w:rPr/>
        <w:t xml:space="preserve">Week </w:t>
      </w:r>
      <w:r w:rsidR="3A41D299">
        <w:rPr/>
        <w:t>4</w:t>
      </w:r>
      <w:r>
        <w:tab/>
      </w:r>
      <w:r>
        <w:tab/>
      </w:r>
      <w:r w:rsidR="3A41D299">
        <w:rPr/>
        <w:t xml:space="preserve">Dockwize zet briefing uit naar </w:t>
      </w:r>
      <w:r w:rsidR="5D17B018">
        <w:rPr/>
        <w:t xml:space="preserve">drie </w:t>
      </w:r>
      <w:r w:rsidR="3A41D299">
        <w:rPr/>
        <w:t>partijen voor offerte en plan van aanpak</w:t>
      </w:r>
      <w:r>
        <w:br/>
      </w:r>
      <w:r w:rsidR="0937D91F">
        <w:rPr/>
        <w:t>Week 5</w:t>
      </w:r>
      <w:r>
        <w:tab/>
      </w:r>
      <w:r>
        <w:tab/>
      </w:r>
      <w:r w:rsidR="0937D91F">
        <w:rPr/>
        <w:t>Bureau levert offerte en plan van aanpak aan</w:t>
      </w:r>
      <w:r w:rsidR="2265EB73">
        <w:rPr/>
        <w:t xml:space="preserve"> bij </w:t>
      </w:r>
      <w:r w:rsidR="2265EB73">
        <w:rPr/>
        <w:t>Dockwize</w:t>
      </w:r>
      <w:r w:rsidR="0937D91F">
        <w:rPr/>
        <w:t xml:space="preserve"> (uiterlijk 2 februari)</w:t>
      </w:r>
      <w:r>
        <w:br/>
      </w:r>
      <w:r w:rsidR="537B1C27">
        <w:rPr/>
        <w:t>Week 6</w:t>
      </w:r>
      <w:r>
        <w:tab/>
      </w:r>
      <w:r>
        <w:tab/>
      </w:r>
      <w:r w:rsidR="537B1C27">
        <w:rPr/>
        <w:t>Bureau presenteert offerte en plan van aanpak</w:t>
      </w:r>
      <w:r w:rsidR="4B21AACE">
        <w:rPr/>
        <w:t xml:space="preserve"> </w:t>
      </w:r>
      <w:r w:rsidR="725B9704">
        <w:rPr/>
        <w:t>op 5</w:t>
      </w:r>
      <w:r w:rsidR="6266116F">
        <w:rPr/>
        <w:t>, 6 of 7</w:t>
      </w:r>
      <w:r w:rsidR="725B9704">
        <w:rPr/>
        <w:t xml:space="preserve"> februari </w:t>
      </w:r>
      <w:r w:rsidR="4B21AACE">
        <w:rPr/>
        <w:t xml:space="preserve"> </w:t>
      </w:r>
      <w:r>
        <w:br/>
      </w:r>
      <w:r w:rsidR="78A01B4E">
        <w:rPr/>
        <w:t xml:space="preserve">Week </w:t>
      </w:r>
      <w:r w:rsidR="15FAFEAB">
        <w:rPr/>
        <w:t>8</w:t>
      </w:r>
      <w:r>
        <w:tab/>
      </w:r>
      <w:r w:rsidR="70493663">
        <w:rPr/>
        <w:t xml:space="preserve">-9 </w:t>
      </w:r>
      <w:r>
        <w:tab/>
      </w:r>
      <w:r w:rsidR="735AFA97">
        <w:rPr/>
        <w:t>Kickoff</w:t>
      </w:r>
      <w:r w:rsidR="5E888E27">
        <w:rPr/>
        <w:t xml:space="preserve"> met bureau en </w:t>
      </w:r>
      <w:r w:rsidR="5E888E27">
        <w:rPr/>
        <w:t>Dockwize</w:t>
      </w:r>
      <w:r w:rsidR="5E888E27">
        <w:rPr/>
        <w:t xml:space="preserve"> (19 of 20 febru</w:t>
      </w:r>
      <w:r w:rsidR="37DF5783">
        <w:rPr/>
        <w:t>ari)</w:t>
      </w:r>
      <w:r>
        <w:tab/>
      </w:r>
      <w:r>
        <w:tab/>
      </w:r>
      <w:r>
        <w:br/>
      </w:r>
      <w:r>
        <w:tab/>
      </w:r>
      <w:r>
        <w:tab/>
      </w:r>
      <w:r w:rsidR="50807292">
        <w:rPr/>
        <w:t xml:space="preserve">Uitwerken </w:t>
      </w:r>
      <w:r w:rsidR="07657515">
        <w:rPr/>
        <w:t>1e concept voor logo en merkidentiteit</w:t>
      </w:r>
      <w:r w:rsidR="66B279EB">
        <w:rPr/>
        <w:t xml:space="preserve"> – Uiterlijk aanleveren op </w:t>
      </w:r>
      <w:r w:rsidR="5F612702">
        <w:rPr/>
        <w:t>2</w:t>
      </w:r>
      <w:r w:rsidR="6B1BF427">
        <w:rPr/>
        <w:t>8</w:t>
      </w:r>
      <w:r w:rsidR="6EB769C8">
        <w:rPr/>
        <w:t xml:space="preserve"> </w:t>
      </w:r>
      <w:r>
        <w:tab/>
      </w:r>
      <w:r>
        <w:tab/>
      </w:r>
      <w:r>
        <w:tab/>
      </w:r>
      <w:r w:rsidR="5F612702">
        <w:rPr/>
        <w:t xml:space="preserve">februari </w:t>
      </w:r>
      <w:r>
        <w:br/>
      </w:r>
      <w:r w:rsidR="3794D301">
        <w:rPr/>
        <w:t xml:space="preserve">Week </w:t>
      </w:r>
      <w:r w:rsidR="11CD9B97">
        <w:rPr/>
        <w:t>9</w:t>
      </w:r>
      <w:r>
        <w:tab/>
      </w:r>
      <w:r>
        <w:tab/>
      </w:r>
      <w:r w:rsidR="3EF0122C">
        <w:rPr/>
        <w:t xml:space="preserve">1 maart – 1e concept </w:t>
      </w:r>
      <w:r w:rsidR="49B5340C">
        <w:rPr/>
        <w:t>wordt voorgelegd</w:t>
      </w:r>
      <w:r w:rsidR="3EF0122C">
        <w:rPr/>
        <w:t xml:space="preserve"> in de adviesraad</w:t>
      </w:r>
      <w:r w:rsidR="51A9F5D9">
        <w:rPr/>
        <w:t xml:space="preserve"> </w:t>
      </w:r>
      <w:r>
        <w:br/>
      </w:r>
      <w:r w:rsidR="77488FC2">
        <w:rPr/>
        <w:t>Week 11</w:t>
      </w:r>
      <w:r>
        <w:tab/>
      </w:r>
      <w:r w:rsidR="77488FC2">
        <w:rPr/>
        <w:t xml:space="preserve">Akkoord op </w:t>
      </w:r>
      <w:r w:rsidR="3ACE61FC">
        <w:rPr/>
        <w:t>merkpropositie en concept</w:t>
      </w:r>
      <w:r>
        <w:br/>
      </w:r>
      <w:r w:rsidR="3ACE61FC">
        <w:rPr/>
        <w:t>Week 12</w:t>
      </w:r>
      <w:r>
        <w:tab/>
      </w:r>
      <w:r w:rsidR="3ACE61FC">
        <w:rPr/>
        <w:t>Start creatie en uitwerking</w:t>
      </w:r>
      <w:r w:rsidR="3E8C5563">
        <w:rPr/>
        <w:t xml:space="preserve"> middelen</w:t>
      </w:r>
      <w:r w:rsidR="3ACE61FC">
        <w:rPr/>
        <w:t xml:space="preserve"> </w:t>
      </w:r>
      <w:r w:rsidR="7B1606CA">
        <w:rPr/>
        <w:t xml:space="preserve">en productie </w:t>
      </w:r>
      <w:r w:rsidR="3FF56455">
        <w:rPr/>
        <w:t xml:space="preserve">met als </w:t>
      </w:r>
      <w:r w:rsidR="3FF56455">
        <w:rPr/>
        <w:t>prio</w:t>
      </w:r>
      <w:r w:rsidR="3FF56455">
        <w:rPr/>
        <w:t xml:space="preserve"> </w:t>
      </w:r>
      <w:r w:rsidR="6BAF887D">
        <w:rPr/>
        <w:t>de brandmanual</w:t>
      </w:r>
      <w:r>
        <w:br/>
      </w:r>
      <w:r w:rsidR="377559E2">
        <w:rPr/>
        <w:t>Week 22</w:t>
      </w:r>
      <w:r>
        <w:tab/>
      </w:r>
      <w:r w:rsidR="377559E2">
        <w:rPr/>
        <w:t xml:space="preserve">Oplevering alle middelen </w:t>
      </w:r>
      <w:r>
        <w:br/>
      </w:r>
      <w:r w:rsidR="5C3A83E6">
        <w:rPr/>
        <w:t>Week 25</w:t>
      </w:r>
      <w:r>
        <w:tab/>
      </w:r>
      <w:r w:rsidR="5C3A83E6">
        <w:rPr/>
        <w:t xml:space="preserve">Lancering </w:t>
      </w:r>
      <w:r w:rsidR="7D706AB4">
        <w:rPr/>
        <w:t>merkpropositie</w:t>
      </w:r>
      <w:r w:rsidR="5C3A83E6">
        <w:rPr/>
        <w:t xml:space="preserve"> op het event Get </w:t>
      </w:r>
      <w:r w:rsidR="5C3A83E6">
        <w:rPr/>
        <w:t>Unlocked</w:t>
      </w:r>
      <w:r w:rsidR="5C3A83E6">
        <w:rPr/>
        <w:t xml:space="preserve"> op 18 juni in De KAAP. </w:t>
      </w:r>
      <w:r>
        <w:br/>
      </w:r>
      <w:r>
        <w:br/>
      </w:r>
      <w:r w:rsidRPr="1E23B196" w:rsidR="2DC96E7B">
        <w:rPr>
          <w:b w:val="1"/>
          <w:bCs w:val="1"/>
          <w:sz w:val="28"/>
          <w:szCs w:val="28"/>
        </w:rPr>
        <w:t>6</w:t>
      </w:r>
      <w:r w:rsidRPr="1E23B196" w:rsidR="231F00DE">
        <w:rPr>
          <w:b w:val="1"/>
          <w:bCs w:val="1"/>
          <w:sz w:val="28"/>
          <w:szCs w:val="28"/>
        </w:rPr>
        <w:t xml:space="preserve">. </w:t>
      </w:r>
      <w:r w:rsidRPr="1E23B196" w:rsidR="2B1E9E56">
        <w:rPr>
          <w:b w:val="1"/>
          <w:bCs w:val="1"/>
          <w:sz w:val="28"/>
          <w:szCs w:val="28"/>
        </w:rPr>
        <w:t>Contactgegevens en overlegmomenten</w:t>
      </w:r>
      <w:r>
        <w:br/>
      </w:r>
      <w:r w:rsidR="2AB1D716">
        <w:rPr/>
        <w:t>Na akkoord offerte en plan van aanpak willen we graag met jullie een</w:t>
      </w:r>
      <w:r w:rsidR="255BBB11">
        <w:rPr/>
        <w:t xml:space="preserve"> tweewekelijkse</w:t>
      </w:r>
      <w:r w:rsidR="2AB1D716">
        <w:rPr/>
        <w:t xml:space="preserve"> reeks</w:t>
      </w:r>
      <w:r w:rsidR="40F6280B">
        <w:rPr/>
        <w:t xml:space="preserve"> afspraken</w:t>
      </w:r>
      <w:r w:rsidR="2AB1D716">
        <w:rPr/>
        <w:t xml:space="preserve"> inplannen om bij te praten over de ontwikkelingen en laatste stand van zaken. </w:t>
      </w:r>
      <w:r>
        <w:br/>
      </w:r>
      <w:r>
        <w:br/>
      </w:r>
      <w:r w:rsidRPr="1E23B196" w:rsidR="7A337FC7">
        <w:rPr>
          <w:b w:val="1"/>
          <w:bCs w:val="1"/>
        </w:rPr>
        <w:t>Contactpersonen</w:t>
      </w:r>
    </w:p>
    <w:tbl>
      <w:tblPr>
        <w:tblStyle w:val="TableGrid"/>
        <w:tblW w:w="0" w:type="auto"/>
        <w:tblLayout w:type="fixed"/>
        <w:tblLook w:val="06A0" w:firstRow="1" w:lastRow="0" w:firstColumn="1" w:lastColumn="0" w:noHBand="1" w:noVBand="1"/>
      </w:tblPr>
      <w:tblGrid>
        <w:gridCol w:w="2254"/>
        <w:gridCol w:w="2700"/>
        <w:gridCol w:w="1808"/>
        <w:gridCol w:w="2254"/>
      </w:tblGrid>
      <w:tr w:rsidR="199A1C5D" w:rsidTr="1E23B196" w14:paraId="05F16B0E" w14:textId="77777777">
        <w:trPr>
          <w:trHeight w:val="300"/>
        </w:trPr>
        <w:tc>
          <w:tcPr>
            <w:tcW w:w="2254" w:type="dxa"/>
            <w:tcMar/>
          </w:tcPr>
          <w:p w:rsidR="64453327" w:rsidP="199A1C5D" w:rsidRDefault="64453327" w14:paraId="0648EC02" w14:textId="551B63AF">
            <w:r w:rsidRPr="199A1C5D">
              <w:t>Marieke Heinen</w:t>
            </w:r>
          </w:p>
        </w:tc>
        <w:tc>
          <w:tcPr>
            <w:tcW w:w="2700" w:type="dxa"/>
            <w:tcMar/>
          </w:tcPr>
          <w:p w:rsidR="64453327" w:rsidP="199A1C5D" w:rsidRDefault="1017A59F" w14:paraId="6057DB9F" w14:textId="589765F8">
            <w:r w:rsidRPr="7632A3FB">
              <w:t>Communicatie Dockwize</w:t>
            </w:r>
          </w:p>
        </w:tc>
        <w:tc>
          <w:tcPr>
            <w:tcW w:w="1808" w:type="dxa"/>
            <w:tcMar/>
          </w:tcPr>
          <w:p w:rsidR="349F7E39" w:rsidP="199A1C5D" w:rsidRDefault="349F7E39" w14:paraId="70924797" w14:textId="58702C9F">
            <w:r w:rsidRPr="199A1C5D">
              <w:t>06 4</w:t>
            </w:r>
            <w:r w:rsidRPr="199A1C5D" w:rsidR="64453327">
              <w:t>4</w:t>
            </w:r>
            <w:r w:rsidRPr="199A1C5D" w:rsidR="08B0E922">
              <w:t xml:space="preserve"> </w:t>
            </w:r>
            <w:r w:rsidRPr="199A1C5D" w:rsidR="64453327">
              <w:t>16</w:t>
            </w:r>
            <w:r w:rsidRPr="199A1C5D" w:rsidR="5E82DB1B">
              <w:t xml:space="preserve"> </w:t>
            </w:r>
            <w:r w:rsidRPr="199A1C5D" w:rsidR="64453327">
              <w:t>16</w:t>
            </w:r>
            <w:r w:rsidRPr="199A1C5D" w:rsidR="128018B0">
              <w:t xml:space="preserve"> </w:t>
            </w:r>
            <w:r w:rsidRPr="199A1C5D" w:rsidR="64453327">
              <w:t>85</w:t>
            </w:r>
          </w:p>
        </w:tc>
        <w:tc>
          <w:tcPr>
            <w:tcW w:w="2254" w:type="dxa"/>
            <w:tcMar/>
          </w:tcPr>
          <w:p w:rsidR="64453327" w:rsidP="199A1C5D" w:rsidRDefault="64453327" w14:paraId="6DCA8C92" w14:textId="7DDC1297">
            <w:r w:rsidRPr="199A1C5D">
              <w:t>marieke@dockwize.nl</w:t>
            </w:r>
          </w:p>
        </w:tc>
      </w:tr>
      <w:tr w:rsidR="1E23B196" w:rsidTr="1E23B196" w14:paraId="1BC6758C">
        <w:trPr>
          <w:trHeight w:val="300"/>
        </w:trPr>
        <w:tc>
          <w:tcPr>
            <w:tcW w:w="2254" w:type="dxa"/>
            <w:tcMar/>
          </w:tcPr>
          <w:p w:rsidR="7DA38E6F" w:rsidP="1E23B196" w:rsidRDefault="7DA38E6F" w14:paraId="51C35317" w14:textId="41CF0F11">
            <w:pPr>
              <w:pStyle w:val="Normal"/>
            </w:pPr>
            <w:r w:rsidR="7DA38E6F">
              <w:rPr/>
              <w:t>Arieke van Liere</w:t>
            </w:r>
          </w:p>
        </w:tc>
        <w:tc>
          <w:tcPr>
            <w:tcW w:w="2700" w:type="dxa"/>
            <w:tcMar/>
          </w:tcPr>
          <w:p w:rsidR="7DA38E6F" w:rsidP="1E23B196" w:rsidRDefault="7DA38E6F" w14:paraId="19272D29" w14:textId="14D41C7A">
            <w:pPr>
              <w:pStyle w:val="Normal"/>
            </w:pPr>
            <w:r w:rsidR="7DA38E6F">
              <w:rPr/>
              <w:t>Communcatie</w:t>
            </w:r>
            <w:r w:rsidR="7DA38E6F">
              <w:rPr/>
              <w:t xml:space="preserve"> </w:t>
            </w:r>
            <w:r w:rsidR="7DA38E6F">
              <w:rPr/>
              <w:t>Dockwize</w:t>
            </w:r>
            <w:r w:rsidR="7DA38E6F">
              <w:rPr/>
              <w:t xml:space="preserve"> (afwezig van 17-2 tm 17-5)</w:t>
            </w:r>
          </w:p>
        </w:tc>
        <w:tc>
          <w:tcPr>
            <w:tcW w:w="1808" w:type="dxa"/>
            <w:tcMar/>
          </w:tcPr>
          <w:p w:rsidR="7DA38E6F" w:rsidP="1E23B196" w:rsidRDefault="7DA38E6F" w14:paraId="36115771" w14:textId="083B5BDB">
            <w:pPr>
              <w:pStyle w:val="Normal"/>
            </w:pPr>
            <w:r w:rsidR="7DA38E6F">
              <w:rPr/>
              <w:t>06 46 67 73 21</w:t>
            </w:r>
          </w:p>
        </w:tc>
        <w:tc>
          <w:tcPr>
            <w:tcW w:w="2254" w:type="dxa"/>
            <w:tcMar/>
          </w:tcPr>
          <w:p w:rsidR="7DA38E6F" w:rsidP="1E23B196" w:rsidRDefault="7DA38E6F" w14:paraId="7549BE36" w14:textId="1A15B157">
            <w:pPr>
              <w:pStyle w:val="Normal"/>
            </w:pPr>
            <w:r w:rsidR="7DA38E6F">
              <w:rPr/>
              <w:t>arieke@dockwize.nl</w:t>
            </w:r>
          </w:p>
        </w:tc>
      </w:tr>
      <w:tr w:rsidR="199A1C5D" w:rsidTr="1E23B196" w14:paraId="1C00E6FC" w14:textId="77777777">
        <w:trPr>
          <w:trHeight w:val="300"/>
        </w:trPr>
        <w:tc>
          <w:tcPr>
            <w:tcW w:w="2254" w:type="dxa"/>
            <w:tcMar/>
          </w:tcPr>
          <w:p w:rsidR="64453327" w:rsidP="199A1C5D" w:rsidRDefault="64453327" w14:paraId="04D00B34" w14:textId="3DB76989">
            <w:r w:rsidRPr="199A1C5D">
              <w:t>Karin Witkam</w:t>
            </w:r>
          </w:p>
        </w:tc>
        <w:tc>
          <w:tcPr>
            <w:tcW w:w="2700" w:type="dxa"/>
            <w:tcMar/>
          </w:tcPr>
          <w:p w:rsidR="64453327" w:rsidP="199A1C5D" w:rsidRDefault="64453327" w14:paraId="46E0CF60" w14:textId="2AF924F0">
            <w:r w:rsidRPr="199A1C5D">
              <w:t>Communicatie Food Delta Zeeland</w:t>
            </w:r>
          </w:p>
        </w:tc>
        <w:tc>
          <w:tcPr>
            <w:tcW w:w="1808" w:type="dxa"/>
            <w:tcMar/>
          </w:tcPr>
          <w:p w:rsidR="199A1C5D" w:rsidP="199A1C5D" w:rsidRDefault="199A1C5D" w14:paraId="59601736" w14:textId="6F4AD0E0">
            <w:pPr>
              <w:rPr>
                <w:b/>
                <w:bCs/>
                <w:sz w:val="28"/>
                <w:szCs w:val="28"/>
              </w:rPr>
            </w:pPr>
          </w:p>
        </w:tc>
        <w:tc>
          <w:tcPr>
            <w:tcW w:w="2254" w:type="dxa"/>
            <w:tcMar/>
          </w:tcPr>
          <w:p w:rsidR="199A1C5D" w:rsidP="199A1C5D" w:rsidRDefault="199A1C5D" w14:paraId="4F0214A1" w14:textId="6F4AD0E0">
            <w:pPr>
              <w:rPr>
                <w:b/>
                <w:bCs/>
                <w:sz w:val="28"/>
                <w:szCs w:val="28"/>
              </w:rPr>
            </w:pPr>
          </w:p>
        </w:tc>
      </w:tr>
      <w:tr w:rsidR="199A1C5D" w:rsidTr="1E23B196" w14:paraId="6E651BEF" w14:textId="77777777">
        <w:trPr>
          <w:trHeight w:val="300"/>
        </w:trPr>
        <w:tc>
          <w:tcPr>
            <w:tcW w:w="2254" w:type="dxa"/>
            <w:tcMar/>
          </w:tcPr>
          <w:p w:rsidR="64453327" w:rsidP="199A1C5D" w:rsidRDefault="64453327" w14:paraId="0C231635" w14:textId="045D3A6C">
            <w:r w:rsidRPr="199A1C5D">
              <w:t>Nienke Dekkers</w:t>
            </w:r>
          </w:p>
        </w:tc>
        <w:tc>
          <w:tcPr>
            <w:tcW w:w="2700" w:type="dxa"/>
            <w:tcMar/>
          </w:tcPr>
          <w:p w:rsidR="64453327" w:rsidP="199A1C5D" w:rsidRDefault="64453327" w14:paraId="2F793DD9" w14:textId="3D5746A0">
            <w:r w:rsidRPr="199A1C5D">
              <w:t xml:space="preserve">Projectleider Dockwize / </w:t>
            </w:r>
            <w:proofErr w:type="spellStart"/>
            <w:r w:rsidRPr="199A1C5D">
              <w:t>Addvision</w:t>
            </w:r>
            <w:proofErr w:type="spellEnd"/>
          </w:p>
        </w:tc>
        <w:tc>
          <w:tcPr>
            <w:tcW w:w="1808" w:type="dxa"/>
            <w:tcMar/>
          </w:tcPr>
          <w:p w:rsidR="3B06149D" w:rsidP="199A1C5D" w:rsidRDefault="3B06149D" w14:paraId="2A22EF13" w14:textId="49BCEF7A">
            <w:r w:rsidRPr="199A1C5D">
              <w:rPr>
                <w:rFonts w:ascii="Calibri" w:hAnsi="Calibri" w:eastAsia="Calibri" w:cs="Calibri"/>
                <w:color w:val="242424"/>
              </w:rPr>
              <w:t>06 46 40 59 36</w:t>
            </w:r>
          </w:p>
        </w:tc>
        <w:tc>
          <w:tcPr>
            <w:tcW w:w="2254" w:type="dxa"/>
            <w:tcMar/>
          </w:tcPr>
          <w:p w:rsidR="64453327" w:rsidP="199A1C5D" w:rsidRDefault="00F9558E" w14:paraId="25901D42" w14:textId="3ADF5AB3">
            <w:hyperlink r:id="rId16">
              <w:r w:rsidRPr="199A1C5D" w:rsidR="64453327">
                <w:rPr>
                  <w:rStyle w:val="Hyperlink"/>
                </w:rPr>
                <w:t>Nienkedekkers@dockwize.nl</w:t>
              </w:r>
            </w:hyperlink>
            <w:r w:rsidRPr="199A1C5D" w:rsidR="64453327">
              <w:t xml:space="preserve"> </w:t>
            </w:r>
          </w:p>
        </w:tc>
      </w:tr>
      <w:tr w:rsidR="199A1C5D" w:rsidTr="1E23B196" w14:paraId="68DA6C35" w14:textId="77777777">
        <w:trPr>
          <w:trHeight w:val="300"/>
        </w:trPr>
        <w:tc>
          <w:tcPr>
            <w:tcW w:w="2254" w:type="dxa"/>
            <w:tcMar/>
          </w:tcPr>
          <w:p w:rsidR="199A1C5D" w:rsidP="7632A3FB" w:rsidRDefault="70DC311C" w14:paraId="4F520E82" w14:textId="7CAE74F8">
            <w:r w:rsidRPr="7632A3FB">
              <w:t>Marlon Ba</w:t>
            </w:r>
            <w:r w:rsidRPr="7632A3FB" w:rsidR="79555620">
              <w:t>a</w:t>
            </w:r>
            <w:r w:rsidRPr="7632A3FB">
              <w:t>rends</w:t>
            </w:r>
          </w:p>
        </w:tc>
        <w:tc>
          <w:tcPr>
            <w:tcW w:w="2700" w:type="dxa"/>
            <w:tcMar/>
          </w:tcPr>
          <w:p w:rsidR="199A1C5D" w:rsidP="7632A3FB" w:rsidRDefault="70DC311C" w14:paraId="1EA7FDE9" w14:textId="1ACFC8CD">
            <w:r w:rsidRPr="7632A3FB">
              <w:t>Directeur Dockwize</w:t>
            </w:r>
          </w:p>
        </w:tc>
        <w:tc>
          <w:tcPr>
            <w:tcW w:w="1808" w:type="dxa"/>
            <w:tcMar/>
          </w:tcPr>
          <w:p w:rsidR="199A1C5D" w:rsidP="7632A3FB" w:rsidRDefault="74AB2D6E" w14:paraId="60E16162" w14:textId="6DF549D7">
            <w:r w:rsidRPr="7632A3FB">
              <w:t>06 10 94 85 45</w:t>
            </w:r>
          </w:p>
        </w:tc>
        <w:tc>
          <w:tcPr>
            <w:tcW w:w="2254" w:type="dxa"/>
            <w:tcMar/>
          </w:tcPr>
          <w:p w:rsidR="199A1C5D" w:rsidP="7632A3FB" w:rsidRDefault="00F9558E" w14:paraId="57D76253" w14:textId="0435DA90">
            <w:hyperlink r:id="rId17">
              <w:r w:rsidRPr="7632A3FB" w:rsidR="70DC311C">
                <w:rPr>
                  <w:rStyle w:val="Hyperlink"/>
                </w:rPr>
                <w:t>Marlon@dockwize.nl</w:t>
              </w:r>
            </w:hyperlink>
            <w:r w:rsidRPr="7632A3FB" w:rsidR="70DC311C">
              <w:t xml:space="preserve"> </w:t>
            </w:r>
          </w:p>
        </w:tc>
      </w:tr>
    </w:tbl>
    <w:p w:rsidR="7625D628" w:rsidP="7625D628" w:rsidRDefault="7625D628" w14:paraId="34318717" w14:textId="7190920B"/>
    <w:p w:rsidR="43A33F53" w:rsidP="43A33F53" w:rsidRDefault="43A33F53" w14:paraId="4DBA6B48" w14:textId="7190920B"/>
    <w:p w:rsidR="43A33F53" w:rsidP="43A33F53" w:rsidRDefault="43A33F53" w14:paraId="19DEEAE2" w14:textId="7190920B"/>
    <w:p w:rsidR="43A33F53" w:rsidP="43A33F53" w:rsidRDefault="43A33F53" w14:paraId="1E0FF1FA" w14:textId="7190920B"/>
    <w:p w:rsidR="43A33F53" w:rsidP="43A33F53" w:rsidRDefault="43A33F53" w14:paraId="210C984B" w14:textId="41C410F4">
      <w:r>
        <w:br/>
      </w:r>
      <w:r>
        <w:br/>
      </w:r>
      <w:r>
        <w:br/>
      </w:r>
      <w:r>
        <w:br/>
      </w:r>
    </w:p>
    <w:p w:rsidR="43A33F53" w:rsidP="43A33F53" w:rsidRDefault="43A33F53" w14:paraId="3C1FC27E" w14:textId="7190920B"/>
    <w:p w:rsidR="1E23B196" w:rsidRDefault="1E23B196" w14:paraId="2BC60808" w14:textId="3315C98A"/>
    <w:p w:rsidR="1E23B196" w:rsidRDefault="1E23B196" w14:paraId="2CA66A5F" w14:textId="36AE307A"/>
    <w:p w:rsidR="389BE8C0" w:rsidP="4BCB1002" w:rsidRDefault="389BE8C0" w14:paraId="7E73B05A" w14:textId="60A136F7"/>
    <w:sectPr w:rsidR="389BE8C0">
      <w:pgSz w:w="11906" w:h="16838" w:orient="portrait"/>
      <w:pgMar w:top="1440" w:right="1440" w:bottom="1440" w:left="1440" w:header="708" w:footer="708" w:gutter="0"/>
      <w:cols w:space="708"/>
      <w:docGrid w:linePitch="360"/>
      <w:headerReference w:type="default" r:id="R79f973a99a69485c"/>
      <w:footerReference w:type="default" r:id="Rbc0f3e8975b34c17"/>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E23B196" w:rsidTr="1E23B196" w14:paraId="4C46E551">
      <w:trPr>
        <w:trHeight w:val="300"/>
      </w:trPr>
      <w:tc>
        <w:tcPr>
          <w:tcW w:w="3005" w:type="dxa"/>
          <w:tcMar/>
        </w:tcPr>
        <w:p w:rsidR="1E23B196" w:rsidP="1E23B196" w:rsidRDefault="1E23B196" w14:paraId="025C56C4" w14:textId="79F2DE6F">
          <w:pPr>
            <w:pStyle w:val="Header"/>
            <w:bidi w:val="0"/>
            <w:ind w:left="-115"/>
            <w:jc w:val="left"/>
          </w:pPr>
        </w:p>
      </w:tc>
      <w:tc>
        <w:tcPr>
          <w:tcW w:w="3005" w:type="dxa"/>
          <w:tcMar/>
        </w:tcPr>
        <w:p w:rsidR="1E23B196" w:rsidP="1E23B196" w:rsidRDefault="1E23B196" w14:paraId="3049FC54" w14:textId="2D04E8FB">
          <w:pPr>
            <w:pStyle w:val="Header"/>
            <w:bidi w:val="0"/>
            <w:jc w:val="center"/>
          </w:pPr>
        </w:p>
      </w:tc>
      <w:tc>
        <w:tcPr>
          <w:tcW w:w="3005" w:type="dxa"/>
          <w:tcMar/>
        </w:tcPr>
        <w:p w:rsidR="1E23B196" w:rsidP="1E23B196" w:rsidRDefault="1E23B196" w14:paraId="5D4CD995" w14:textId="284CE3A0">
          <w:pPr>
            <w:pStyle w:val="Header"/>
            <w:bidi w:val="0"/>
            <w:ind w:right="-115"/>
            <w:jc w:val="right"/>
          </w:pPr>
        </w:p>
      </w:tc>
    </w:tr>
  </w:tbl>
  <w:p w:rsidR="1E23B196" w:rsidP="1E23B196" w:rsidRDefault="1E23B196" w14:paraId="2F0BEF70" w14:textId="400957C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E23B196" w:rsidTr="1E23B196" w14:paraId="2AF9B4C2">
      <w:trPr>
        <w:trHeight w:val="300"/>
      </w:trPr>
      <w:tc>
        <w:tcPr>
          <w:tcW w:w="3005" w:type="dxa"/>
          <w:tcMar/>
        </w:tcPr>
        <w:p w:rsidR="1E23B196" w:rsidP="1E23B196" w:rsidRDefault="1E23B196" w14:paraId="4E581849" w14:textId="2CD10791">
          <w:pPr>
            <w:pStyle w:val="Header"/>
            <w:bidi w:val="0"/>
            <w:ind w:left="-115"/>
            <w:jc w:val="left"/>
          </w:pPr>
        </w:p>
      </w:tc>
      <w:tc>
        <w:tcPr>
          <w:tcW w:w="3005" w:type="dxa"/>
          <w:tcMar/>
        </w:tcPr>
        <w:p w:rsidR="1E23B196" w:rsidP="1E23B196" w:rsidRDefault="1E23B196" w14:paraId="045163D0" w14:textId="311E8FF5">
          <w:pPr>
            <w:pStyle w:val="Header"/>
            <w:bidi w:val="0"/>
            <w:jc w:val="center"/>
          </w:pPr>
        </w:p>
      </w:tc>
      <w:tc>
        <w:tcPr>
          <w:tcW w:w="3005" w:type="dxa"/>
          <w:tcMar/>
        </w:tcPr>
        <w:p w:rsidR="1E23B196" w:rsidP="1E23B196" w:rsidRDefault="1E23B196" w14:paraId="31A96F3C" w14:textId="326C473E">
          <w:pPr>
            <w:pStyle w:val="Header"/>
            <w:bidi w:val="0"/>
            <w:ind w:right="-115"/>
            <w:jc w:val="right"/>
          </w:pPr>
        </w:p>
      </w:tc>
    </w:tr>
  </w:tbl>
  <w:p w:rsidR="1E23B196" w:rsidP="1E23B196" w:rsidRDefault="1E23B196" w14:paraId="5A52EA7C" w14:textId="4B54928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7">
    <w:nsid w:val="e62c0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f8ff7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9EADB"/>
    <w:multiLevelType w:val="hybridMultilevel"/>
    <w:tmpl w:val="E61EA1CA"/>
    <w:lvl w:ilvl="0" w:tplc="452E8C92">
      <w:start w:val="2"/>
      <w:numFmt w:val="bullet"/>
      <w:lvlText w:val="-"/>
      <w:lvlJc w:val="left"/>
      <w:pPr>
        <w:ind w:left="720" w:hanging="360"/>
      </w:pPr>
      <w:rPr>
        <w:rFonts w:hint="default" w:ascii="Calibri" w:hAnsi="Calibri"/>
      </w:rPr>
    </w:lvl>
    <w:lvl w:ilvl="1" w:tplc="59F44008">
      <w:start w:val="1"/>
      <w:numFmt w:val="bullet"/>
      <w:lvlText w:val="o"/>
      <w:lvlJc w:val="left"/>
      <w:pPr>
        <w:ind w:left="1440" w:hanging="360"/>
      </w:pPr>
      <w:rPr>
        <w:rFonts w:hint="default" w:ascii="Courier New" w:hAnsi="Courier New"/>
      </w:rPr>
    </w:lvl>
    <w:lvl w:ilvl="2" w:tplc="CB62EED4">
      <w:start w:val="1"/>
      <w:numFmt w:val="bullet"/>
      <w:lvlText w:val=""/>
      <w:lvlJc w:val="left"/>
      <w:pPr>
        <w:ind w:left="2160" w:hanging="360"/>
      </w:pPr>
      <w:rPr>
        <w:rFonts w:hint="default" w:ascii="Wingdings" w:hAnsi="Wingdings"/>
      </w:rPr>
    </w:lvl>
    <w:lvl w:ilvl="3" w:tplc="C2E20D28">
      <w:start w:val="1"/>
      <w:numFmt w:val="bullet"/>
      <w:lvlText w:val=""/>
      <w:lvlJc w:val="left"/>
      <w:pPr>
        <w:ind w:left="2880" w:hanging="360"/>
      </w:pPr>
      <w:rPr>
        <w:rFonts w:hint="default" w:ascii="Symbol" w:hAnsi="Symbol"/>
      </w:rPr>
    </w:lvl>
    <w:lvl w:ilvl="4" w:tplc="266C6614">
      <w:start w:val="1"/>
      <w:numFmt w:val="bullet"/>
      <w:lvlText w:val="o"/>
      <w:lvlJc w:val="left"/>
      <w:pPr>
        <w:ind w:left="3600" w:hanging="360"/>
      </w:pPr>
      <w:rPr>
        <w:rFonts w:hint="default" w:ascii="Courier New" w:hAnsi="Courier New"/>
      </w:rPr>
    </w:lvl>
    <w:lvl w:ilvl="5" w:tplc="705A9D32">
      <w:start w:val="1"/>
      <w:numFmt w:val="bullet"/>
      <w:lvlText w:val=""/>
      <w:lvlJc w:val="left"/>
      <w:pPr>
        <w:ind w:left="4320" w:hanging="360"/>
      </w:pPr>
      <w:rPr>
        <w:rFonts w:hint="default" w:ascii="Wingdings" w:hAnsi="Wingdings"/>
      </w:rPr>
    </w:lvl>
    <w:lvl w:ilvl="6" w:tplc="14F45D3A">
      <w:start w:val="1"/>
      <w:numFmt w:val="bullet"/>
      <w:lvlText w:val=""/>
      <w:lvlJc w:val="left"/>
      <w:pPr>
        <w:ind w:left="5040" w:hanging="360"/>
      </w:pPr>
      <w:rPr>
        <w:rFonts w:hint="default" w:ascii="Symbol" w:hAnsi="Symbol"/>
      </w:rPr>
    </w:lvl>
    <w:lvl w:ilvl="7" w:tplc="018E1232">
      <w:start w:val="1"/>
      <w:numFmt w:val="bullet"/>
      <w:lvlText w:val="o"/>
      <w:lvlJc w:val="left"/>
      <w:pPr>
        <w:ind w:left="5760" w:hanging="360"/>
      </w:pPr>
      <w:rPr>
        <w:rFonts w:hint="default" w:ascii="Courier New" w:hAnsi="Courier New"/>
      </w:rPr>
    </w:lvl>
    <w:lvl w:ilvl="8" w:tplc="54F8167A">
      <w:start w:val="1"/>
      <w:numFmt w:val="bullet"/>
      <w:lvlText w:val=""/>
      <w:lvlJc w:val="left"/>
      <w:pPr>
        <w:ind w:left="6480" w:hanging="360"/>
      </w:pPr>
      <w:rPr>
        <w:rFonts w:hint="default" w:ascii="Wingdings" w:hAnsi="Wingdings"/>
      </w:rPr>
    </w:lvl>
  </w:abstractNum>
  <w:abstractNum w:abstractNumId="1" w15:restartNumberingAfterBreak="0">
    <w:nsid w:val="0317EB58"/>
    <w:multiLevelType w:val="hybridMultilevel"/>
    <w:tmpl w:val="18F828BC"/>
    <w:lvl w:ilvl="0" w:tplc="FC1A0058">
      <w:start w:val="1"/>
      <w:numFmt w:val="bullet"/>
      <w:lvlText w:val=""/>
      <w:lvlJc w:val="left"/>
      <w:pPr>
        <w:ind w:left="720" w:hanging="360"/>
      </w:pPr>
      <w:rPr>
        <w:rFonts w:hint="default" w:ascii="Symbol" w:hAnsi="Symbol"/>
      </w:rPr>
    </w:lvl>
    <w:lvl w:ilvl="1" w:tplc="8D30D5E8">
      <w:start w:val="1"/>
      <w:numFmt w:val="bullet"/>
      <w:lvlText w:val="o"/>
      <w:lvlJc w:val="left"/>
      <w:pPr>
        <w:ind w:left="1440" w:hanging="360"/>
      </w:pPr>
      <w:rPr>
        <w:rFonts w:hint="default" w:ascii="Courier New" w:hAnsi="Courier New"/>
      </w:rPr>
    </w:lvl>
    <w:lvl w:ilvl="2" w:tplc="9CE0C3C6">
      <w:start w:val="1"/>
      <w:numFmt w:val="bullet"/>
      <w:lvlText w:val=""/>
      <w:lvlJc w:val="left"/>
      <w:pPr>
        <w:ind w:left="2160" w:hanging="360"/>
      </w:pPr>
      <w:rPr>
        <w:rFonts w:hint="default" w:ascii="Wingdings" w:hAnsi="Wingdings"/>
      </w:rPr>
    </w:lvl>
    <w:lvl w:ilvl="3" w:tplc="08AAD494">
      <w:start w:val="1"/>
      <w:numFmt w:val="bullet"/>
      <w:lvlText w:val=""/>
      <w:lvlJc w:val="left"/>
      <w:pPr>
        <w:ind w:left="2880" w:hanging="360"/>
      </w:pPr>
      <w:rPr>
        <w:rFonts w:hint="default" w:ascii="Symbol" w:hAnsi="Symbol"/>
      </w:rPr>
    </w:lvl>
    <w:lvl w:ilvl="4" w:tplc="DEE6A056">
      <w:start w:val="1"/>
      <w:numFmt w:val="bullet"/>
      <w:lvlText w:val="o"/>
      <w:lvlJc w:val="left"/>
      <w:pPr>
        <w:ind w:left="3600" w:hanging="360"/>
      </w:pPr>
      <w:rPr>
        <w:rFonts w:hint="default" w:ascii="Courier New" w:hAnsi="Courier New"/>
      </w:rPr>
    </w:lvl>
    <w:lvl w:ilvl="5" w:tplc="72BE604E">
      <w:start w:val="1"/>
      <w:numFmt w:val="bullet"/>
      <w:lvlText w:val=""/>
      <w:lvlJc w:val="left"/>
      <w:pPr>
        <w:ind w:left="4320" w:hanging="360"/>
      </w:pPr>
      <w:rPr>
        <w:rFonts w:hint="default" w:ascii="Wingdings" w:hAnsi="Wingdings"/>
      </w:rPr>
    </w:lvl>
    <w:lvl w:ilvl="6" w:tplc="097C57F8">
      <w:start w:val="1"/>
      <w:numFmt w:val="bullet"/>
      <w:lvlText w:val=""/>
      <w:lvlJc w:val="left"/>
      <w:pPr>
        <w:ind w:left="5040" w:hanging="360"/>
      </w:pPr>
      <w:rPr>
        <w:rFonts w:hint="default" w:ascii="Symbol" w:hAnsi="Symbol"/>
      </w:rPr>
    </w:lvl>
    <w:lvl w:ilvl="7" w:tplc="4852EF12">
      <w:start w:val="1"/>
      <w:numFmt w:val="bullet"/>
      <w:lvlText w:val="o"/>
      <w:lvlJc w:val="left"/>
      <w:pPr>
        <w:ind w:left="5760" w:hanging="360"/>
      </w:pPr>
      <w:rPr>
        <w:rFonts w:hint="default" w:ascii="Courier New" w:hAnsi="Courier New"/>
      </w:rPr>
    </w:lvl>
    <w:lvl w:ilvl="8" w:tplc="1A72FBCA">
      <w:start w:val="1"/>
      <w:numFmt w:val="bullet"/>
      <w:lvlText w:val=""/>
      <w:lvlJc w:val="left"/>
      <w:pPr>
        <w:ind w:left="6480" w:hanging="360"/>
      </w:pPr>
      <w:rPr>
        <w:rFonts w:hint="default" w:ascii="Wingdings" w:hAnsi="Wingdings"/>
      </w:rPr>
    </w:lvl>
  </w:abstractNum>
  <w:abstractNum w:abstractNumId="2" w15:restartNumberingAfterBreak="0">
    <w:nsid w:val="04002115"/>
    <w:multiLevelType w:val="hybridMultilevel"/>
    <w:tmpl w:val="B106D07A"/>
    <w:lvl w:ilvl="0" w:tplc="87ECE848">
      <w:start w:val="1"/>
      <w:numFmt w:val="decimal"/>
      <w:lvlText w:val="%1."/>
      <w:lvlJc w:val="left"/>
      <w:pPr>
        <w:ind w:left="720" w:hanging="360"/>
      </w:pPr>
    </w:lvl>
    <w:lvl w:ilvl="1" w:tplc="C754718C">
      <w:start w:val="1"/>
      <w:numFmt w:val="lowerLetter"/>
      <w:lvlText w:val="%2."/>
      <w:lvlJc w:val="left"/>
      <w:pPr>
        <w:ind w:left="1440" w:hanging="360"/>
      </w:pPr>
    </w:lvl>
    <w:lvl w:ilvl="2" w:tplc="A97A443E">
      <w:start w:val="1"/>
      <w:numFmt w:val="lowerRoman"/>
      <w:lvlText w:val="%3."/>
      <w:lvlJc w:val="right"/>
      <w:pPr>
        <w:ind w:left="2160" w:hanging="180"/>
      </w:pPr>
    </w:lvl>
    <w:lvl w:ilvl="3" w:tplc="7A9C1152">
      <w:start w:val="1"/>
      <w:numFmt w:val="decimal"/>
      <w:lvlText w:val="%4."/>
      <w:lvlJc w:val="left"/>
      <w:pPr>
        <w:ind w:left="2880" w:hanging="360"/>
      </w:pPr>
    </w:lvl>
    <w:lvl w:ilvl="4" w:tplc="DBA849FA">
      <w:start w:val="1"/>
      <w:numFmt w:val="lowerLetter"/>
      <w:lvlText w:val="%5."/>
      <w:lvlJc w:val="left"/>
      <w:pPr>
        <w:ind w:left="3600" w:hanging="360"/>
      </w:pPr>
    </w:lvl>
    <w:lvl w:ilvl="5" w:tplc="7B168776">
      <w:start w:val="1"/>
      <w:numFmt w:val="lowerRoman"/>
      <w:lvlText w:val="%6."/>
      <w:lvlJc w:val="right"/>
      <w:pPr>
        <w:ind w:left="4320" w:hanging="180"/>
      </w:pPr>
    </w:lvl>
    <w:lvl w:ilvl="6" w:tplc="6108D170">
      <w:start w:val="1"/>
      <w:numFmt w:val="decimal"/>
      <w:lvlText w:val="%7."/>
      <w:lvlJc w:val="left"/>
      <w:pPr>
        <w:ind w:left="5040" w:hanging="360"/>
      </w:pPr>
    </w:lvl>
    <w:lvl w:ilvl="7" w:tplc="61489FF8">
      <w:start w:val="1"/>
      <w:numFmt w:val="lowerLetter"/>
      <w:lvlText w:val="%8."/>
      <w:lvlJc w:val="left"/>
      <w:pPr>
        <w:ind w:left="5760" w:hanging="360"/>
      </w:pPr>
    </w:lvl>
    <w:lvl w:ilvl="8" w:tplc="8E7E040C">
      <w:start w:val="1"/>
      <w:numFmt w:val="lowerRoman"/>
      <w:lvlText w:val="%9."/>
      <w:lvlJc w:val="right"/>
      <w:pPr>
        <w:ind w:left="6480" w:hanging="180"/>
      </w:pPr>
    </w:lvl>
  </w:abstractNum>
  <w:abstractNum w:abstractNumId="3" w15:restartNumberingAfterBreak="0">
    <w:nsid w:val="04A4FB90"/>
    <w:multiLevelType w:val="hybridMultilevel"/>
    <w:tmpl w:val="57303A3E"/>
    <w:lvl w:ilvl="0" w:tplc="F0A0B892">
      <w:start w:val="2"/>
      <w:numFmt w:val="bullet"/>
      <w:lvlText w:val="-"/>
      <w:lvlJc w:val="left"/>
      <w:pPr>
        <w:ind w:left="720" w:hanging="360"/>
      </w:pPr>
      <w:rPr>
        <w:rFonts w:hint="default" w:ascii="Calibri" w:hAnsi="Calibri"/>
      </w:rPr>
    </w:lvl>
    <w:lvl w:ilvl="1" w:tplc="4198E372">
      <w:start w:val="1"/>
      <w:numFmt w:val="bullet"/>
      <w:lvlText w:val="o"/>
      <w:lvlJc w:val="left"/>
      <w:pPr>
        <w:ind w:left="1440" w:hanging="360"/>
      </w:pPr>
      <w:rPr>
        <w:rFonts w:hint="default" w:ascii="Courier New" w:hAnsi="Courier New"/>
      </w:rPr>
    </w:lvl>
    <w:lvl w:ilvl="2" w:tplc="1416DFEC">
      <w:start w:val="1"/>
      <w:numFmt w:val="bullet"/>
      <w:lvlText w:val=""/>
      <w:lvlJc w:val="left"/>
      <w:pPr>
        <w:ind w:left="2160" w:hanging="360"/>
      </w:pPr>
      <w:rPr>
        <w:rFonts w:hint="default" w:ascii="Wingdings" w:hAnsi="Wingdings"/>
      </w:rPr>
    </w:lvl>
    <w:lvl w:ilvl="3" w:tplc="DD06D02C">
      <w:start w:val="1"/>
      <w:numFmt w:val="bullet"/>
      <w:lvlText w:val=""/>
      <w:lvlJc w:val="left"/>
      <w:pPr>
        <w:ind w:left="2880" w:hanging="360"/>
      </w:pPr>
      <w:rPr>
        <w:rFonts w:hint="default" w:ascii="Symbol" w:hAnsi="Symbol"/>
      </w:rPr>
    </w:lvl>
    <w:lvl w:ilvl="4" w:tplc="AA2E1CC0">
      <w:start w:val="1"/>
      <w:numFmt w:val="bullet"/>
      <w:lvlText w:val="o"/>
      <w:lvlJc w:val="left"/>
      <w:pPr>
        <w:ind w:left="3600" w:hanging="360"/>
      </w:pPr>
      <w:rPr>
        <w:rFonts w:hint="default" w:ascii="Courier New" w:hAnsi="Courier New"/>
      </w:rPr>
    </w:lvl>
    <w:lvl w:ilvl="5" w:tplc="4CB04DEC">
      <w:start w:val="1"/>
      <w:numFmt w:val="bullet"/>
      <w:lvlText w:val=""/>
      <w:lvlJc w:val="left"/>
      <w:pPr>
        <w:ind w:left="4320" w:hanging="360"/>
      </w:pPr>
      <w:rPr>
        <w:rFonts w:hint="default" w:ascii="Wingdings" w:hAnsi="Wingdings"/>
      </w:rPr>
    </w:lvl>
    <w:lvl w:ilvl="6" w:tplc="E668C4F0">
      <w:start w:val="1"/>
      <w:numFmt w:val="bullet"/>
      <w:lvlText w:val=""/>
      <w:lvlJc w:val="left"/>
      <w:pPr>
        <w:ind w:left="5040" w:hanging="360"/>
      </w:pPr>
      <w:rPr>
        <w:rFonts w:hint="default" w:ascii="Symbol" w:hAnsi="Symbol"/>
      </w:rPr>
    </w:lvl>
    <w:lvl w:ilvl="7" w:tplc="E1447406">
      <w:start w:val="1"/>
      <w:numFmt w:val="bullet"/>
      <w:lvlText w:val="o"/>
      <w:lvlJc w:val="left"/>
      <w:pPr>
        <w:ind w:left="5760" w:hanging="360"/>
      </w:pPr>
      <w:rPr>
        <w:rFonts w:hint="default" w:ascii="Courier New" w:hAnsi="Courier New"/>
      </w:rPr>
    </w:lvl>
    <w:lvl w:ilvl="8" w:tplc="7C0A04CC">
      <w:start w:val="1"/>
      <w:numFmt w:val="bullet"/>
      <w:lvlText w:val=""/>
      <w:lvlJc w:val="left"/>
      <w:pPr>
        <w:ind w:left="6480" w:hanging="360"/>
      </w:pPr>
      <w:rPr>
        <w:rFonts w:hint="default" w:ascii="Wingdings" w:hAnsi="Wingdings"/>
      </w:rPr>
    </w:lvl>
  </w:abstractNum>
  <w:abstractNum w:abstractNumId="4" w15:restartNumberingAfterBreak="0">
    <w:nsid w:val="0D47AA51"/>
    <w:multiLevelType w:val="hybridMultilevel"/>
    <w:tmpl w:val="8C2E5BA0"/>
    <w:lvl w:ilvl="0" w:tplc="7DB638BC">
      <w:numFmt w:val="bullet"/>
      <w:lvlText w:val="-"/>
      <w:lvlJc w:val="left"/>
      <w:pPr>
        <w:ind w:left="720" w:hanging="360"/>
      </w:pPr>
      <w:rPr>
        <w:rFonts w:hint="default" w:ascii="Calibri" w:hAnsi="Calibri"/>
      </w:rPr>
    </w:lvl>
    <w:lvl w:ilvl="1" w:tplc="DEB8F78E">
      <w:start w:val="1"/>
      <w:numFmt w:val="bullet"/>
      <w:lvlText w:val="o"/>
      <w:lvlJc w:val="left"/>
      <w:pPr>
        <w:ind w:left="1440" w:hanging="360"/>
      </w:pPr>
      <w:rPr>
        <w:rFonts w:hint="default" w:ascii="Courier New" w:hAnsi="Courier New"/>
      </w:rPr>
    </w:lvl>
    <w:lvl w:ilvl="2" w:tplc="A3208C56">
      <w:start w:val="1"/>
      <w:numFmt w:val="bullet"/>
      <w:lvlText w:val=""/>
      <w:lvlJc w:val="left"/>
      <w:pPr>
        <w:ind w:left="2160" w:hanging="360"/>
      </w:pPr>
      <w:rPr>
        <w:rFonts w:hint="default" w:ascii="Wingdings" w:hAnsi="Wingdings"/>
      </w:rPr>
    </w:lvl>
    <w:lvl w:ilvl="3" w:tplc="56EE5D24">
      <w:start w:val="1"/>
      <w:numFmt w:val="bullet"/>
      <w:lvlText w:val=""/>
      <w:lvlJc w:val="left"/>
      <w:pPr>
        <w:ind w:left="2880" w:hanging="360"/>
      </w:pPr>
      <w:rPr>
        <w:rFonts w:hint="default" w:ascii="Symbol" w:hAnsi="Symbol"/>
      </w:rPr>
    </w:lvl>
    <w:lvl w:ilvl="4" w:tplc="84985D94">
      <w:start w:val="1"/>
      <w:numFmt w:val="bullet"/>
      <w:lvlText w:val="o"/>
      <w:lvlJc w:val="left"/>
      <w:pPr>
        <w:ind w:left="3600" w:hanging="360"/>
      </w:pPr>
      <w:rPr>
        <w:rFonts w:hint="default" w:ascii="Courier New" w:hAnsi="Courier New"/>
      </w:rPr>
    </w:lvl>
    <w:lvl w:ilvl="5" w:tplc="4B66D5DA">
      <w:start w:val="1"/>
      <w:numFmt w:val="bullet"/>
      <w:lvlText w:val=""/>
      <w:lvlJc w:val="left"/>
      <w:pPr>
        <w:ind w:left="4320" w:hanging="360"/>
      </w:pPr>
      <w:rPr>
        <w:rFonts w:hint="default" w:ascii="Wingdings" w:hAnsi="Wingdings"/>
      </w:rPr>
    </w:lvl>
    <w:lvl w:ilvl="6" w:tplc="902A2AEA">
      <w:start w:val="1"/>
      <w:numFmt w:val="bullet"/>
      <w:lvlText w:val=""/>
      <w:lvlJc w:val="left"/>
      <w:pPr>
        <w:ind w:left="5040" w:hanging="360"/>
      </w:pPr>
      <w:rPr>
        <w:rFonts w:hint="default" w:ascii="Symbol" w:hAnsi="Symbol"/>
      </w:rPr>
    </w:lvl>
    <w:lvl w:ilvl="7" w:tplc="ADC6F102">
      <w:start w:val="1"/>
      <w:numFmt w:val="bullet"/>
      <w:lvlText w:val="o"/>
      <w:lvlJc w:val="left"/>
      <w:pPr>
        <w:ind w:left="5760" w:hanging="360"/>
      </w:pPr>
      <w:rPr>
        <w:rFonts w:hint="default" w:ascii="Courier New" w:hAnsi="Courier New"/>
      </w:rPr>
    </w:lvl>
    <w:lvl w:ilvl="8" w:tplc="A3B270D2">
      <w:start w:val="1"/>
      <w:numFmt w:val="bullet"/>
      <w:lvlText w:val=""/>
      <w:lvlJc w:val="left"/>
      <w:pPr>
        <w:ind w:left="6480" w:hanging="360"/>
      </w:pPr>
      <w:rPr>
        <w:rFonts w:hint="default" w:ascii="Wingdings" w:hAnsi="Wingdings"/>
      </w:rPr>
    </w:lvl>
  </w:abstractNum>
  <w:abstractNum w:abstractNumId="5" w15:restartNumberingAfterBreak="0">
    <w:nsid w:val="0ED20A5D"/>
    <w:multiLevelType w:val="hybridMultilevel"/>
    <w:tmpl w:val="3BCEA87E"/>
    <w:lvl w:ilvl="0" w:tplc="6130E4B4">
      <w:start w:val="1"/>
      <w:numFmt w:val="decimal"/>
      <w:lvlText w:val="%1."/>
      <w:lvlJc w:val="left"/>
      <w:pPr>
        <w:ind w:left="720" w:hanging="360"/>
      </w:pPr>
    </w:lvl>
    <w:lvl w:ilvl="1" w:tplc="7E20F806">
      <w:start w:val="1"/>
      <w:numFmt w:val="lowerLetter"/>
      <w:lvlText w:val="%2."/>
      <w:lvlJc w:val="left"/>
      <w:pPr>
        <w:ind w:left="1440" w:hanging="360"/>
      </w:pPr>
    </w:lvl>
    <w:lvl w:ilvl="2" w:tplc="86FE262C">
      <w:start w:val="1"/>
      <w:numFmt w:val="lowerRoman"/>
      <w:lvlText w:val="%3."/>
      <w:lvlJc w:val="right"/>
      <w:pPr>
        <w:ind w:left="2160" w:hanging="180"/>
      </w:pPr>
    </w:lvl>
    <w:lvl w:ilvl="3" w:tplc="E93C695C">
      <w:start w:val="1"/>
      <w:numFmt w:val="decimal"/>
      <w:lvlText w:val="%4."/>
      <w:lvlJc w:val="left"/>
      <w:pPr>
        <w:ind w:left="2880" w:hanging="360"/>
      </w:pPr>
    </w:lvl>
    <w:lvl w:ilvl="4" w:tplc="870C6EB0">
      <w:start w:val="1"/>
      <w:numFmt w:val="lowerLetter"/>
      <w:lvlText w:val="%5."/>
      <w:lvlJc w:val="left"/>
      <w:pPr>
        <w:ind w:left="3600" w:hanging="360"/>
      </w:pPr>
    </w:lvl>
    <w:lvl w:ilvl="5" w:tplc="BDCEFFA6">
      <w:start w:val="1"/>
      <w:numFmt w:val="lowerRoman"/>
      <w:lvlText w:val="%6."/>
      <w:lvlJc w:val="right"/>
      <w:pPr>
        <w:ind w:left="4320" w:hanging="180"/>
      </w:pPr>
    </w:lvl>
    <w:lvl w:ilvl="6" w:tplc="098809AE">
      <w:start w:val="1"/>
      <w:numFmt w:val="decimal"/>
      <w:lvlText w:val="%7."/>
      <w:lvlJc w:val="left"/>
      <w:pPr>
        <w:ind w:left="5040" w:hanging="360"/>
      </w:pPr>
    </w:lvl>
    <w:lvl w:ilvl="7" w:tplc="914EC0BE">
      <w:start w:val="1"/>
      <w:numFmt w:val="lowerLetter"/>
      <w:lvlText w:val="%8."/>
      <w:lvlJc w:val="left"/>
      <w:pPr>
        <w:ind w:left="5760" w:hanging="360"/>
      </w:pPr>
    </w:lvl>
    <w:lvl w:ilvl="8" w:tplc="B51EE86A">
      <w:start w:val="1"/>
      <w:numFmt w:val="lowerRoman"/>
      <w:lvlText w:val="%9."/>
      <w:lvlJc w:val="right"/>
      <w:pPr>
        <w:ind w:left="6480" w:hanging="180"/>
      </w:pPr>
    </w:lvl>
  </w:abstractNum>
  <w:abstractNum w:abstractNumId="6" w15:restartNumberingAfterBreak="0">
    <w:nsid w:val="12324FBA"/>
    <w:multiLevelType w:val="hybridMultilevel"/>
    <w:tmpl w:val="EB8604C8"/>
    <w:lvl w:ilvl="0" w:tplc="B1C455F0">
      <w:start w:val="1"/>
      <w:numFmt w:val="decimal"/>
      <w:lvlText w:val="%1."/>
      <w:lvlJc w:val="left"/>
      <w:pPr>
        <w:ind w:left="720" w:hanging="360"/>
      </w:pPr>
    </w:lvl>
    <w:lvl w:ilvl="1" w:tplc="516294CE">
      <w:start w:val="1"/>
      <w:numFmt w:val="lowerLetter"/>
      <w:lvlText w:val="%2."/>
      <w:lvlJc w:val="left"/>
      <w:pPr>
        <w:ind w:left="1440" w:hanging="360"/>
      </w:pPr>
    </w:lvl>
    <w:lvl w:ilvl="2" w:tplc="31644A5A">
      <w:start w:val="1"/>
      <w:numFmt w:val="lowerRoman"/>
      <w:lvlText w:val="%3."/>
      <w:lvlJc w:val="right"/>
      <w:pPr>
        <w:ind w:left="2160" w:hanging="180"/>
      </w:pPr>
    </w:lvl>
    <w:lvl w:ilvl="3" w:tplc="D4BA96AE">
      <w:start w:val="1"/>
      <w:numFmt w:val="decimal"/>
      <w:lvlText w:val="%4."/>
      <w:lvlJc w:val="left"/>
      <w:pPr>
        <w:ind w:left="2880" w:hanging="360"/>
      </w:pPr>
    </w:lvl>
    <w:lvl w:ilvl="4" w:tplc="2F568264">
      <w:start w:val="1"/>
      <w:numFmt w:val="lowerLetter"/>
      <w:lvlText w:val="%5."/>
      <w:lvlJc w:val="left"/>
      <w:pPr>
        <w:ind w:left="3600" w:hanging="360"/>
      </w:pPr>
    </w:lvl>
    <w:lvl w:ilvl="5" w:tplc="C686BD02">
      <w:start w:val="1"/>
      <w:numFmt w:val="lowerRoman"/>
      <w:lvlText w:val="%6."/>
      <w:lvlJc w:val="right"/>
      <w:pPr>
        <w:ind w:left="4320" w:hanging="180"/>
      </w:pPr>
    </w:lvl>
    <w:lvl w:ilvl="6" w:tplc="9244B110">
      <w:start w:val="1"/>
      <w:numFmt w:val="decimal"/>
      <w:lvlText w:val="%7."/>
      <w:lvlJc w:val="left"/>
      <w:pPr>
        <w:ind w:left="5040" w:hanging="360"/>
      </w:pPr>
    </w:lvl>
    <w:lvl w:ilvl="7" w:tplc="5F300884">
      <w:start w:val="1"/>
      <w:numFmt w:val="lowerLetter"/>
      <w:lvlText w:val="%8."/>
      <w:lvlJc w:val="left"/>
      <w:pPr>
        <w:ind w:left="5760" w:hanging="360"/>
      </w:pPr>
    </w:lvl>
    <w:lvl w:ilvl="8" w:tplc="0A246F94">
      <w:start w:val="1"/>
      <w:numFmt w:val="lowerRoman"/>
      <w:lvlText w:val="%9."/>
      <w:lvlJc w:val="right"/>
      <w:pPr>
        <w:ind w:left="6480" w:hanging="180"/>
      </w:pPr>
    </w:lvl>
  </w:abstractNum>
  <w:abstractNum w:abstractNumId="7" w15:restartNumberingAfterBreak="0">
    <w:nsid w:val="1791339E"/>
    <w:multiLevelType w:val="hybridMultilevel"/>
    <w:tmpl w:val="002ABD7A"/>
    <w:lvl w:ilvl="0" w:tplc="861E9898">
      <w:start w:val="1"/>
      <w:numFmt w:val="decimal"/>
      <w:lvlText w:val="%1."/>
      <w:lvlJc w:val="left"/>
      <w:pPr>
        <w:ind w:left="720" w:hanging="360"/>
      </w:pPr>
    </w:lvl>
    <w:lvl w:ilvl="1" w:tplc="85941330">
      <w:start w:val="1"/>
      <w:numFmt w:val="lowerLetter"/>
      <w:lvlText w:val="%2."/>
      <w:lvlJc w:val="left"/>
      <w:pPr>
        <w:ind w:left="1440" w:hanging="360"/>
      </w:pPr>
    </w:lvl>
    <w:lvl w:ilvl="2" w:tplc="857A1730">
      <w:start w:val="1"/>
      <w:numFmt w:val="lowerRoman"/>
      <w:lvlText w:val="%3."/>
      <w:lvlJc w:val="right"/>
      <w:pPr>
        <w:ind w:left="2160" w:hanging="180"/>
      </w:pPr>
    </w:lvl>
    <w:lvl w:ilvl="3" w:tplc="0974F24E">
      <w:start w:val="1"/>
      <w:numFmt w:val="decimal"/>
      <w:lvlText w:val="%4."/>
      <w:lvlJc w:val="left"/>
      <w:pPr>
        <w:ind w:left="2880" w:hanging="360"/>
      </w:pPr>
    </w:lvl>
    <w:lvl w:ilvl="4" w:tplc="290281AE">
      <w:start w:val="1"/>
      <w:numFmt w:val="lowerLetter"/>
      <w:lvlText w:val="%5."/>
      <w:lvlJc w:val="left"/>
      <w:pPr>
        <w:ind w:left="3600" w:hanging="360"/>
      </w:pPr>
    </w:lvl>
    <w:lvl w:ilvl="5" w:tplc="76B45920">
      <w:start w:val="1"/>
      <w:numFmt w:val="lowerRoman"/>
      <w:lvlText w:val="%6."/>
      <w:lvlJc w:val="right"/>
      <w:pPr>
        <w:ind w:left="4320" w:hanging="180"/>
      </w:pPr>
    </w:lvl>
    <w:lvl w:ilvl="6" w:tplc="80825C76">
      <w:start w:val="1"/>
      <w:numFmt w:val="decimal"/>
      <w:lvlText w:val="%7."/>
      <w:lvlJc w:val="left"/>
      <w:pPr>
        <w:ind w:left="5040" w:hanging="360"/>
      </w:pPr>
    </w:lvl>
    <w:lvl w:ilvl="7" w:tplc="95985F72">
      <w:start w:val="1"/>
      <w:numFmt w:val="lowerLetter"/>
      <w:lvlText w:val="%8."/>
      <w:lvlJc w:val="left"/>
      <w:pPr>
        <w:ind w:left="5760" w:hanging="360"/>
      </w:pPr>
    </w:lvl>
    <w:lvl w:ilvl="8" w:tplc="FED6F79E">
      <w:start w:val="1"/>
      <w:numFmt w:val="lowerRoman"/>
      <w:lvlText w:val="%9."/>
      <w:lvlJc w:val="right"/>
      <w:pPr>
        <w:ind w:left="6480" w:hanging="180"/>
      </w:pPr>
    </w:lvl>
  </w:abstractNum>
  <w:abstractNum w:abstractNumId="8" w15:restartNumberingAfterBreak="0">
    <w:nsid w:val="19960997"/>
    <w:multiLevelType w:val="hybridMultilevel"/>
    <w:tmpl w:val="F866157C"/>
    <w:lvl w:ilvl="0" w:tplc="AD226EF8">
      <w:start w:val="1"/>
      <w:numFmt w:val="bullet"/>
      <w:lvlText w:val=""/>
      <w:lvlJc w:val="left"/>
      <w:pPr>
        <w:ind w:left="720" w:hanging="360"/>
      </w:pPr>
      <w:rPr>
        <w:rFonts w:hint="default" w:ascii="Symbol" w:hAnsi="Symbol"/>
      </w:rPr>
    </w:lvl>
    <w:lvl w:ilvl="1" w:tplc="B0542BC8">
      <w:start w:val="1"/>
      <w:numFmt w:val="bullet"/>
      <w:lvlText w:val="o"/>
      <w:lvlJc w:val="left"/>
      <w:pPr>
        <w:ind w:left="1440" w:hanging="360"/>
      </w:pPr>
      <w:rPr>
        <w:rFonts w:hint="default" w:ascii="Courier New" w:hAnsi="Courier New"/>
      </w:rPr>
    </w:lvl>
    <w:lvl w:ilvl="2" w:tplc="1EA06182">
      <w:start w:val="1"/>
      <w:numFmt w:val="bullet"/>
      <w:lvlText w:val=""/>
      <w:lvlJc w:val="left"/>
      <w:pPr>
        <w:ind w:left="2160" w:hanging="360"/>
      </w:pPr>
      <w:rPr>
        <w:rFonts w:hint="default" w:ascii="Wingdings" w:hAnsi="Wingdings"/>
      </w:rPr>
    </w:lvl>
    <w:lvl w:ilvl="3" w:tplc="1F90557A">
      <w:start w:val="1"/>
      <w:numFmt w:val="bullet"/>
      <w:lvlText w:val=""/>
      <w:lvlJc w:val="left"/>
      <w:pPr>
        <w:ind w:left="2880" w:hanging="360"/>
      </w:pPr>
      <w:rPr>
        <w:rFonts w:hint="default" w:ascii="Symbol" w:hAnsi="Symbol"/>
      </w:rPr>
    </w:lvl>
    <w:lvl w:ilvl="4" w:tplc="AD9CC7DA">
      <w:start w:val="1"/>
      <w:numFmt w:val="bullet"/>
      <w:lvlText w:val="o"/>
      <w:lvlJc w:val="left"/>
      <w:pPr>
        <w:ind w:left="3600" w:hanging="360"/>
      </w:pPr>
      <w:rPr>
        <w:rFonts w:hint="default" w:ascii="Courier New" w:hAnsi="Courier New"/>
      </w:rPr>
    </w:lvl>
    <w:lvl w:ilvl="5" w:tplc="6F103140">
      <w:start w:val="1"/>
      <w:numFmt w:val="bullet"/>
      <w:lvlText w:val=""/>
      <w:lvlJc w:val="left"/>
      <w:pPr>
        <w:ind w:left="4320" w:hanging="360"/>
      </w:pPr>
      <w:rPr>
        <w:rFonts w:hint="default" w:ascii="Wingdings" w:hAnsi="Wingdings"/>
      </w:rPr>
    </w:lvl>
    <w:lvl w:ilvl="6" w:tplc="C1D24BCA">
      <w:start w:val="1"/>
      <w:numFmt w:val="bullet"/>
      <w:lvlText w:val=""/>
      <w:lvlJc w:val="left"/>
      <w:pPr>
        <w:ind w:left="5040" w:hanging="360"/>
      </w:pPr>
      <w:rPr>
        <w:rFonts w:hint="default" w:ascii="Symbol" w:hAnsi="Symbol"/>
      </w:rPr>
    </w:lvl>
    <w:lvl w:ilvl="7" w:tplc="E08A9C5A">
      <w:start w:val="1"/>
      <w:numFmt w:val="bullet"/>
      <w:lvlText w:val="o"/>
      <w:lvlJc w:val="left"/>
      <w:pPr>
        <w:ind w:left="5760" w:hanging="360"/>
      </w:pPr>
      <w:rPr>
        <w:rFonts w:hint="default" w:ascii="Courier New" w:hAnsi="Courier New"/>
      </w:rPr>
    </w:lvl>
    <w:lvl w:ilvl="8" w:tplc="D6448876">
      <w:start w:val="1"/>
      <w:numFmt w:val="bullet"/>
      <w:lvlText w:val=""/>
      <w:lvlJc w:val="left"/>
      <w:pPr>
        <w:ind w:left="6480" w:hanging="360"/>
      </w:pPr>
      <w:rPr>
        <w:rFonts w:hint="default" w:ascii="Wingdings" w:hAnsi="Wingdings"/>
      </w:rPr>
    </w:lvl>
  </w:abstractNum>
  <w:abstractNum w:abstractNumId="9" w15:restartNumberingAfterBreak="0">
    <w:nsid w:val="1AF6713C"/>
    <w:multiLevelType w:val="hybridMultilevel"/>
    <w:tmpl w:val="C31C9C0A"/>
    <w:lvl w:ilvl="0" w:tplc="BDC243FE">
      <w:start w:val="1"/>
      <w:numFmt w:val="bullet"/>
      <w:lvlText w:val=""/>
      <w:lvlJc w:val="left"/>
      <w:pPr>
        <w:ind w:left="720" w:hanging="360"/>
      </w:pPr>
      <w:rPr>
        <w:rFonts w:hint="default" w:ascii="Symbol" w:hAnsi="Symbol"/>
      </w:rPr>
    </w:lvl>
    <w:lvl w:ilvl="1" w:tplc="E1448860">
      <w:start w:val="1"/>
      <w:numFmt w:val="bullet"/>
      <w:lvlText w:val="o"/>
      <w:lvlJc w:val="left"/>
      <w:pPr>
        <w:ind w:left="1440" w:hanging="360"/>
      </w:pPr>
      <w:rPr>
        <w:rFonts w:hint="default" w:ascii="Courier New" w:hAnsi="Courier New"/>
      </w:rPr>
    </w:lvl>
    <w:lvl w:ilvl="2" w:tplc="405A3BA8">
      <w:start w:val="1"/>
      <w:numFmt w:val="bullet"/>
      <w:lvlText w:val=""/>
      <w:lvlJc w:val="left"/>
      <w:pPr>
        <w:ind w:left="2160" w:hanging="360"/>
      </w:pPr>
      <w:rPr>
        <w:rFonts w:hint="default" w:ascii="Wingdings" w:hAnsi="Wingdings"/>
      </w:rPr>
    </w:lvl>
    <w:lvl w:ilvl="3" w:tplc="07D257E8">
      <w:start w:val="1"/>
      <w:numFmt w:val="bullet"/>
      <w:lvlText w:val=""/>
      <w:lvlJc w:val="left"/>
      <w:pPr>
        <w:ind w:left="2880" w:hanging="360"/>
      </w:pPr>
      <w:rPr>
        <w:rFonts w:hint="default" w:ascii="Symbol" w:hAnsi="Symbol"/>
      </w:rPr>
    </w:lvl>
    <w:lvl w:ilvl="4" w:tplc="C6369412">
      <w:start w:val="1"/>
      <w:numFmt w:val="bullet"/>
      <w:lvlText w:val="o"/>
      <w:lvlJc w:val="left"/>
      <w:pPr>
        <w:ind w:left="3600" w:hanging="360"/>
      </w:pPr>
      <w:rPr>
        <w:rFonts w:hint="default" w:ascii="Courier New" w:hAnsi="Courier New"/>
      </w:rPr>
    </w:lvl>
    <w:lvl w:ilvl="5" w:tplc="DEDAED1C">
      <w:start w:val="1"/>
      <w:numFmt w:val="bullet"/>
      <w:lvlText w:val=""/>
      <w:lvlJc w:val="left"/>
      <w:pPr>
        <w:ind w:left="4320" w:hanging="360"/>
      </w:pPr>
      <w:rPr>
        <w:rFonts w:hint="default" w:ascii="Wingdings" w:hAnsi="Wingdings"/>
      </w:rPr>
    </w:lvl>
    <w:lvl w:ilvl="6" w:tplc="FC0E5276">
      <w:start w:val="1"/>
      <w:numFmt w:val="bullet"/>
      <w:lvlText w:val=""/>
      <w:lvlJc w:val="left"/>
      <w:pPr>
        <w:ind w:left="5040" w:hanging="360"/>
      </w:pPr>
      <w:rPr>
        <w:rFonts w:hint="default" w:ascii="Symbol" w:hAnsi="Symbol"/>
      </w:rPr>
    </w:lvl>
    <w:lvl w:ilvl="7" w:tplc="0A14EDD8">
      <w:start w:val="1"/>
      <w:numFmt w:val="bullet"/>
      <w:lvlText w:val="o"/>
      <w:lvlJc w:val="left"/>
      <w:pPr>
        <w:ind w:left="5760" w:hanging="360"/>
      </w:pPr>
      <w:rPr>
        <w:rFonts w:hint="default" w:ascii="Courier New" w:hAnsi="Courier New"/>
      </w:rPr>
    </w:lvl>
    <w:lvl w:ilvl="8" w:tplc="24763C14">
      <w:start w:val="1"/>
      <w:numFmt w:val="bullet"/>
      <w:lvlText w:val=""/>
      <w:lvlJc w:val="left"/>
      <w:pPr>
        <w:ind w:left="6480" w:hanging="360"/>
      </w:pPr>
      <w:rPr>
        <w:rFonts w:hint="default" w:ascii="Wingdings" w:hAnsi="Wingdings"/>
      </w:rPr>
    </w:lvl>
  </w:abstractNum>
  <w:abstractNum w:abstractNumId="10" w15:restartNumberingAfterBreak="0">
    <w:nsid w:val="1EE336C1"/>
    <w:multiLevelType w:val="hybridMultilevel"/>
    <w:tmpl w:val="2674AD40"/>
    <w:lvl w:ilvl="0" w:tplc="06F65DB6">
      <w:start w:val="2"/>
      <w:numFmt w:val="bullet"/>
      <w:lvlText w:val="-"/>
      <w:lvlJc w:val="left"/>
      <w:pPr>
        <w:ind w:left="720" w:hanging="360"/>
      </w:pPr>
      <w:rPr>
        <w:rFonts w:hint="default" w:ascii="Calibri" w:hAnsi="Calibri"/>
      </w:rPr>
    </w:lvl>
    <w:lvl w:ilvl="1" w:tplc="6750CDF0">
      <w:start w:val="1"/>
      <w:numFmt w:val="bullet"/>
      <w:lvlText w:val="o"/>
      <w:lvlJc w:val="left"/>
      <w:pPr>
        <w:ind w:left="1440" w:hanging="360"/>
      </w:pPr>
      <w:rPr>
        <w:rFonts w:hint="default" w:ascii="Courier New" w:hAnsi="Courier New"/>
      </w:rPr>
    </w:lvl>
    <w:lvl w:ilvl="2" w:tplc="0004D9C2">
      <w:start w:val="1"/>
      <w:numFmt w:val="bullet"/>
      <w:lvlText w:val=""/>
      <w:lvlJc w:val="left"/>
      <w:pPr>
        <w:ind w:left="2160" w:hanging="360"/>
      </w:pPr>
      <w:rPr>
        <w:rFonts w:hint="default" w:ascii="Wingdings" w:hAnsi="Wingdings"/>
      </w:rPr>
    </w:lvl>
    <w:lvl w:ilvl="3" w:tplc="669E1D38">
      <w:start w:val="1"/>
      <w:numFmt w:val="bullet"/>
      <w:lvlText w:val=""/>
      <w:lvlJc w:val="left"/>
      <w:pPr>
        <w:ind w:left="2880" w:hanging="360"/>
      </w:pPr>
      <w:rPr>
        <w:rFonts w:hint="default" w:ascii="Symbol" w:hAnsi="Symbol"/>
      </w:rPr>
    </w:lvl>
    <w:lvl w:ilvl="4" w:tplc="5B567020">
      <w:start w:val="1"/>
      <w:numFmt w:val="bullet"/>
      <w:lvlText w:val="o"/>
      <w:lvlJc w:val="left"/>
      <w:pPr>
        <w:ind w:left="3600" w:hanging="360"/>
      </w:pPr>
      <w:rPr>
        <w:rFonts w:hint="default" w:ascii="Courier New" w:hAnsi="Courier New"/>
      </w:rPr>
    </w:lvl>
    <w:lvl w:ilvl="5" w:tplc="0650757E">
      <w:start w:val="1"/>
      <w:numFmt w:val="bullet"/>
      <w:lvlText w:val=""/>
      <w:lvlJc w:val="left"/>
      <w:pPr>
        <w:ind w:left="4320" w:hanging="360"/>
      </w:pPr>
      <w:rPr>
        <w:rFonts w:hint="default" w:ascii="Wingdings" w:hAnsi="Wingdings"/>
      </w:rPr>
    </w:lvl>
    <w:lvl w:ilvl="6" w:tplc="06846DC4">
      <w:start w:val="1"/>
      <w:numFmt w:val="bullet"/>
      <w:lvlText w:val=""/>
      <w:lvlJc w:val="left"/>
      <w:pPr>
        <w:ind w:left="5040" w:hanging="360"/>
      </w:pPr>
      <w:rPr>
        <w:rFonts w:hint="default" w:ascii="Symbol" w:hAnsi="Symbol"/>
      </w:rPr>
    </w:lvl>
    <w:lvl w:ilvl="7" w:tplc="79948E68">
      <w:start w:val="1"/>
      <w:numFmt w:val="bullet"/>
      <w:lvlText w:val="o"/>
      <w:lvlJc w:val="left"/>
      <w:pPr>
        <w:ind w:left="5760" w:hanging="360"/>
      </w:pPr>
      <w:rPr>
        <w:rFonts w:hint="default" w:ascii="Courier New" w:hAnsi="Courier New"/>
      </w:rPr>
    </w:lvl>
    <w:lvl w:ilvl="8" w:tplc="9DFA2A26">
      <w:start w:val="1"/>
      <w:numFmt w:val="bullet"/>
      <w:lvlText w:val=""/>
      <w:lvlJc w:val="left"/>
      <w:pPr>
        <w:ind w:left="6480" w:hanging="360"/>
      </w:pPr>
      <w:rPr>
        <w:rFonts w:hint="default" w:ascii="Wingdings" w:hAnsi="Wingdings"/>
      </w:rPr>
    </w:lvl>
  </w:abstractNum>
  <w:abstractNum w:abstractNumId="11" w15:restartNumberingAfterBreak="0">
    <w:nsid w:val="2114B171"/>
    <w:multiLevelType w:val="hybridMultilevel"/>
    <w:tmpl w:val="E20C958C"/>
    <w:lvl w:ilvl="0" w:tplc="8414525A">
      <w:start w:val="1"/>
      <w:numFmt w:val="decimal"/>
      <w:lvlText w:val="%1."/>
      <w:lvlJc w:val="left"/>
      <w:pPr>
        <w:ind w:left="720" w:hanging="360"/>
      </w:pPr>
    </w:lvl>
    <w:lvl w:ilvl="1" w:tplc="D7626A76">
      <w:start w:val="1"/>
      <w:numFmt w:val="lowerLetter"/>
      <w:lvlText w:val="%2."/>
      <w:lvlJc w:val="left"/>
      <w:pPr>
        <w:ind w:left="1440" w:hanging="360"/>
      </w:pPr>
    </w:lvl>
    <w:lvl w:ilvl="2" w:tplc="A5B82F2E">
      <w:start w:val="1"/>
      <w:numFmt w:val="lowerRoman"/>
      <w:lvlText w:val="%3."/>
      <w:lvlJc w:val="right"/>
      <w:pPr>
        <w:ind w:left="2160" w:hanging="180"/>
      </w:pPr>
    </w:lvl>
    <w:lvl w:ilvl="3" w:tplc="69BE0276">
      <w:start w:val="1"/>
      <w:numFmt w:val="decimal"/>
      <w:lvlText w:val="%4."/>
      <w:lvlJc w:val="left"/>
      <w:pPr>
        <w:ind w:left="2880" w:hanging="360"/>
      </w:pPr>
    </w:lvl>
    <w:lvl w:ilvl="4" w:tplc="AF1C348A">
      <w:start w:val="1"/>
      <w:numFmt w:val="lowerLetter"/>
      <w:lvlText w:val="%5."/>
      <w:lvlJc w:val="left"/>
      <w:pPr>
        <w:ind w:left="3600" w:hanging="360"/>
      </w:pPr>
    </w:lvl>
    <w:lvl w:ilvl="5" w:tplc="0EAE9158">
      <w:start w:val="1"/>
      <w:numFmt w:val="lowerRoman"/>
      <w:lvlText w:val="%6."/>
      <w:lvlJc w:val="right"/>
      <w:pPr>
        <w:ind w:left="4320" w:hanging="180"/>
      </w:pPr>
    </w:lvl>
    <w:lvl w:ilvl="6" w:tplc="77C2E920">
      <w:start w:val="1"/>
      <w:numFmt w:val="decimal"/>
      <w:lvlText w:val="%7."/>
      <w:lvlJc w:val="left"/>
      <w:pPr>
        <w:ind w:left="5040" w:hanging="360"/>
      </w:pPr>
    </w:lvl>
    <w:lvl w:ilvl="7" w:tplc="1F9E45AA">
      <w:start w:val="1"/>
      <w:numFmt w:val="lowerLetter"/>
      <w:lvlText w:val="%8."/>
      <w:lvlJc w:val="left"/>
      <w:pPr>
        <w:ind w:left="5760" w:hanging="360"/>
      </w:pPr>
    </w:lvl>
    <w:lvl w:ilvl="8" w:tplc="E620F1DA">
      <w:start w:val="1"/>
      <w:numFmt w:val="lowerRoman"/>
      <w:lvlText w:val="%9."/>
      <w:lvlJc w:val="right"/>
      <w:pPr>
        <w:ind w:left="6480" w:hanging="180"/>
      </w:pPr>
    </w:lvl>
  </w:abstractNum>
  <w:abstractNum w:abstractNumId="12" w15:restartNumberingAfterBreak="0">
    <w:nsid w:val="228C0139"/>
    <w:multiLevelType w:val="hybridMultilevel"/>
    <w:tmpl w:val="B0F8B1FA"/>
    <w:lvl w:ilvl="0" w:tplc="6E2CE5DC">
      <w:start w:val="1"/>
      <w:numFmt w:val="decimal"/>
      <w:lvlText w:val="%1."/>
      <w:lvlJc w:val="left"/>
      <w:pPr>
        <w:ind w:left="720" w:hanging="360"/>
      </w:pPr>
    </w:lvl>
    <w:lvl w:ilvl="1" w:tplc="DEF606BA">
      <w:start w:val="1"/>
      <w:numFmt w:val="lowerLetter"/>
      <w:lvlText w:val="%2."/>
      <w:lvlJc w:val="left"/>
      <w:pPr>
        <w:ind w:left="1440" w:hanging="360"/>
      </w:pPr>
    </w:lvl>
    <w:lvl w:ilvl="2" w:tplc="5E9047E8">
      <w:start w:val="1"/>
      <w:numFmt w:val="lowerRoman"/>
      <w:lvlText w:val="%3."/>
      <w:lvlJc w:val="right"/>
      <w:pPr>
        <w:ind w:left="2160" w:hanging="180"/>
      </w:pPr>
    </w:lvl>
    <w:lvl w:ilvl="3" w:tplc="005C2514">
      <w:start w:val="1"/>
      <w:numFmt w:val="decimal"/>
      <w:lvlText w:val="%4."/>
      <w:lvlJc w:val="left"/>
      <w:pPr>
        <w:ind w:left="2880" w:hanging="360"/>
      </w:pPr>
    </w:lvl>
    <w:lvl w:ilvl="4" w:tplc="F17E1338">
      <w:start w:val="1"/>
      <w:numFmt w:val="lowerLetter"/>
      <w:lvlText w:val="%5."/>
      <w:lvlJc w:val="left"/>
      <w:pPr>
        <w:ind w:left="3600" w:hanging="360"/>
      </w:pPr>
    </w:lvl>
    <w:lvl w:ilvl="5" w:tplc="A90241B4">
      <w:start w:val="1"/>
      <w:numFmt w:val="lowerRoman"/>
      <w:lvlText w:val="%6."/>
      <w:lvlJc w:val="right"/>
      <w:pPr>
        <w:ind w:left="4320" w:hanging="180"/>
      </w:pPr>
    </w:lvl>
    <w:lvl w:ilvl="6" w:tplc="24C614DA">
      <w:start w:val="1"/>
      <w:numFmt w:val="decimal"/>
      <w:lvlText w:val="%7."/>
      <w:lvlJc w:val="left"/>
      <w:pPr>
        <w:ind w:left="5040" w:hanging="360"/>
      </w:pPr>
    </w:lvl>
    <w:lvl w:ilvl="7" w:tplc="6C0EF254">
      <w:start w:val="1"/>
      <w:numFmt w:val="lowerLetter"/>
      <w:lvlText w:val="%8."/>
      <w:lvlJc w:val="left"/>
      <w:pPr>
        <w:ind w:left="5760" w:hanging="360"/>
      </w:pPr>
    </w:lvl>
    <w:lvl w:ilvl="8" w:tplc="26168132">
      <w:start w:val="1"/>
      <w:numFmt w:val="lowerRoman"/>
      <w:lvlText w:val="%9."/>
      <w:lvlJc w:val="right"/>
      <w:pPr>
        <w:ind w:left="6480" w:hanging="180"/>
      </w:pPr>
    </w:lvl>
  </w:abstractNum>
  <w:abstractNum w:abstractNumId="13" w15:restartNumberingAfterBreak="0">
    <w:nsid w:val="248E4494"/>
    <w:multiLevelType w:val="hybridMultilevel"/>
    <w:tmpl w:val="080875C2"/>
    <w:lvl w:ilvl="0" w:tplc="02782EE6">
      <w:start w:val="2"/>
      <w:numFmt w:val="bullet"/>
      <w:lvlText w:val="-"/>
      <w:lvlJc w:val="left"/>
      <w:pPr>
        <w:ind w:left="720" w:hanging="360"/>
      </w:pPr>
      <w:rPr>
        <w:rFonts w:hint="default" w:ascii="Calibri" w:hAnsi="Calibri"/>
      </w:rPr>
    </w:lvl>
    <w:lvl w:ilvl="1" w:tplc="BC1E4CA6">
      <w:start w:val="1"/>
      <w:numFmt w:val="bullet"/>
      <w:lvlText w:val="o"/>
      <w:lvlJc w:val="left"/>
      <w:pPr>
        <w:ind w:left="1440" w:hanging="360"/>
      </w:pPr>
      <w:rPr>
        <w:rFonts w:hint="default" w:ascii="Courier New" w:hAnsi="Courier New"/>
      </w:rPr>
    </w:lvl>
    <w:lvl w:ilvl="2" w:tplc="FFF628FE">
      <w:start w:val="1"/>
      <w:numFmt w:val="bullet"/>
      <w:lvlText w:val=""/>
      <w:lvlJc w:val="left"/>
      <w:pPr>
        <w:ind w:left="2160" w:hanging="360"/>
      </w:pPr>
      <w:rPr>
        <w:rFonts w:hint="default" w:ascii="Wingdings" w:hAnsi="Wingdings"/>
      </w:rPr>
    </w:lvl>
    <w:lvl w:ilvl="3" w:tplc="17B851D0">
      <w:start w:val="1"/>
      <w:numFmt w:val="bullet"/>
      <w:lvlText w:val=""/>
      <w:lvlJc w:val="left"/>
      <w:pPr>
        <w:ind w:left="2880" w:hanging="360"/>
      </w:pPr>
      <w:rPr>
        <w:rFonts w:hint="default" w:ascii="Symbol" w:hAnsi="Symbol"/>
      </w:rPr>
    </w:lvl>
    <w:lvl w:ilvl="4" w:tplc="F02ECA90">
      <w:start w:val="1"/>
      <w:numFmt w:val="bullet"/>
      <w:lvlText w:val="o"/>
      <w:lvlJc w:val="left"/>
      <w:pPr>
        <w:ind w:left="3600" w:hanging="360"/>
      </w:pPr>
      <w:rPr>
        <w:rFonts w:hint="default" w:ascii="Courier New" w:hAnsi="Courier New"/>
      </w:rPr>
    </w:lvl>
    <w:lvl w:ilvl="5" w:tplc="9D1CE298">
      <w:start w:val="1"/>
      <w:numFmt w:val="bullet"/>
      <w:lvlText w:val=""/>
      <w:lvlJc w:val="left"/>
      <w:pPr>
        <w:ind w:left="4320" w:hanging="360"/>
      </w:pPr>
      <w:rPr>
        <w:rFonts w:hint="default" w:ascii="Wingdings" w:hAnsi="Wingdings"/>
      </w:rPr>
    </w:lvl>
    <w:lvl w:ilvl="6" w:tplc="909E7C28">
      <w:start w:val="1"/>
      <w:numFmt w:val="bullet"/>
      <w:lvlText w:val=""/>
      <w:lvlJc w:val="left"/>
      <w:pPr>
        <w:ind w:left="5040" w:hanging="360"/>
      </w:pPr>
      <w:rPr>
        <w:rFonts w:hint="default" w:ascii="Symbol" w:hAnsi="Symbol"/>
      </w:rPr>
    </w:lvl>
    <w:lvl w:ilvl="7" w:tplc="879E624E">
      <w:start w:val="1"/>
      <w:numFmt w:val="bullet"/>
      <w:lvlText w:val="o"/>
      <w:lvlJc w:val="left"/>
      <w:pPr>
        <w:ind w:left="5760" w:hanging="360"/>
      </w:pPr>
      <w:rPr>
        <w:rFonts w:hint="default" w:ascii="Courier New" w:hAnsi="Courier New"/>
      </w:rPr>
    </w:lvl>
    <w:lvl w:ilvl="8" w:tplc="A5F8B7FC">
      <w:start w:val="1"/>
      <w:numFmt w:val="bullet"/>
      <w:lvlText w:val=""/>
      <w:lvlJc w:val="left"/>
      <w:pPr>
        <w:ind w:left="6480" w:hanging="360"/>
      </w:pPr>
      <w:rPr>
        <w:rFonts w:hint="default" w:ascii="Wingdings" w:hAnsi="Wingdings"/>
      </w:rPr>
    </w:lvl>
  </w:abstractNum>
  <w:abstractNum w:abstractNumId="14" w15:restartNumberingAfterBreak="0">
    <w:nsid w:val="26994D86"/>
    <w:multiLevelType w:val="hybridMultilevel"/>
    <w:tmpl w:val="3D683422"/>
    <w:lvl w:ilvl="0" w:tplc="6694911A">
      <w:numFmt w:val="bullet"/>
      <w:lvlText w:val="-"/>
      <w:lvlJc w:val="left"/>
      <w:pPr>
        <w:ind w:left="720" w:hanging="360"/>
      </w:pPr>
      <w:rPr>
        <w:rFonts w:hint="default" w:ascii="Calibri" w:hAnsi="Calibri"/>
      </w:rPr>
    </w:lvl>
    <w:lvl w:ilvl="1" w:tplc="076AA702">
      <w:start w:val="1"/>
      <w:numFmt w:val="bullet"/>
      <w:lvlText w:val="o"/>
      <w:lvlJc w:val="left"/>
      <w:pPr>
        <w:ind w:left="1440" w:hanging="360"/>
      </w:pPr>
      <w:rPr>
        <w:rFonts w:hint="default" w:ascii="Courier New" w:hAnsi="Courier New"/>
      </w:rPr>
    </w:lvl>
    <w:lvl w:ilvl="2" w:tplc="76DC6EC0">
      <w:start w:val="1"/>
      <w:numFmt w:val="bullet"/>
      <w:lvlText w:val=""/>
      <w:lvlJc w:val="left"/>
      <w:pPr>
        <w:ind w:left="2160" w:hanging="360"/>
      </w:pPr>
      <w:rPr>
        <w:rFonts w:hint="default" w:ascii="Wingdings" w:hAnsi="Wingdings"/>
      </w:rPr>
    </w:lvl>
    <w:lvl w:ilvl="3" w:tplc="41769888">
      <w:start w:val="1"/>
      <w:numFmt w:val="bullet"/>
      <w:lvlText w:val=""/>
      <w:lvlJc w:val="left"/>
      <w:pPr>
        <w:ind w:left="2880" w:hanging="360"/>
      </w:pPr>
      <w:rPr>
        <w:rFonts w:hint="default" w:ascii="Symbol" w:hAnsi="Symbol"/>
      </w:rPr>
    </w:lvl>
    <w:lvl w:ilvl="4" w:tplc="2C90EA78">
      <w:start w:val="1"/>
      <w:numFmt w:val="bullet"/>
      <w:lvlText w:val="o"/>
      <w:lvlJc w:val="left"/>
      <w:pPr>
        <w:ind w:left="3600" w:hanging="360"/>
      </w:pPr>
      <w:rPr>
        <w:rFonts w:hint="default" w:ascii="Courier New" w:hAnsi="Courier New"/>
      </w:rPr>
    </w:lvl>
    <w:lvl w:ilvl="5" w:tplc="91669870">
      <w:start w:val="1"/>
      <w:numFmt w:val="bullet"/>
      <w:lvlText w:val=""/>
      <w:lvlJc w:val="left"/>
      <w:pPr>
        <w:ind w:left="4320" w:hanging="360"/>
      </w:pPr>
      <w:rPr>
        <w:rFonts w:hint="default" w:ascii="Wingdings" w:hAnsi="Wingdings"/>
      </w:rPr>
    </w:lvl>
    <w:lvl w:ilvl="6" w:tplc="8A5C8FD2">
      <w:start w:val="1"/>
      <w:numFmt w:val="bullet"/>
      <w:lvlText w:val=""/>
      <w:lvlJc w:val="left"/>
      <w:pPr>
        <w:ind w:left="5040" w:hanging="360"/>
      </w:pPr>
      <w:rPr>
        <w:rFonts w:hint="default" w:ascii="Symbol" w:hAnsi="Symbol"/>
      </w:rPr>
    </w:lvl>
    <w:lvl w:ilvl="7" w:tplc="DD966584">
      <w:start w:val="1"/>
      <w:numFmt w:val="bullet"/>
      <w:lvlText w:val="o"/>
      <w:lvlJc w:val="left"/>
      <w:pPr>
        <w:ind w:left="5760" w:hanging="360"/>
      </w:pPr>
      <w:rPr>
        <w:rFonts w:hint="default" w:ascii="Courier New" w:hAnsi="Courier New"/>
      </w:rPr>
    </w:lvl>
    <w:lvl w:ilvl="8" w:tplc="E9D2E484">
      <w:start w:val="1"/>
      <w:numFmt w:val="bullet"/>
      <w:lvlText w:val=""/>
      <w:lvlJc w:val="left"/>
      <w:pPr>
        <w:ind w:left="6480" w:hanging="360"/>
      </w:pPr>
      <w:rPr>
        <w:rFonts w:hint="default" w:ascii="Wingdings" w:hAnsi="Wingdings"/>
      </w:rPr>
    </w:lvl>
  </w:abstractNum>
  <w:abstractNum w:abstractNumId="15" w15:restartNumberingAfterBreak="0">
    <w:nsid w:val="28393A5B"/>
    <w:multiLevelType w:val="hybridMultilevel"/>
    <w:tmpl w:val="580073AA"/>
    <w:lvl w:ilvl="0" w:tplc="AA7CD532">
      <w:start w:val="1"/>
      <w:numFmt w:val="bullet"/>
      <w:lvlText w:val=""/>
      <w:lvlJc w:val="left"/>
      <w:pPr>
        <w:ind w:left="720" w:hanging="360"/>
      </w:pPr>
      <w:rPr>
        <w:rFonts w:hint="default" w:ascii="Symbol" w:hAnsi="Symbol"/>
      </w:rPr>
    </w:lvl>
    <w:lvl w:ilvl="1" w:tplc="6136EC92">
      <w:start w:val="1"/>
      <w:numFmt w:val="bullet"/>
      <w:lvlText w:val="o"/>
      <w:lvlJc w:val="left"/>
      <w:pPr>
        <w:ind w:left="1440" w:hanging="360"/>
      </w:pPr>
      <w:rPr>
        <w:rFonts w:hint="default" w:ascii="Courier New" w:hAnsi="Courier New"/>
      </w:rPr>
    </w:lvl>
    <w:lvl w:ilvl="2" w:tplc="2A4C19EA">
      <w:start w:val="1"/>
      <w:numFmt w:val="bullet"/>
      <w:lvlText w:val=""/>
      <w:lvlJc w:val="left"/>
      <w:pPr>
        <w:ind w:left="2160" w:hanging="360"/>
      </w:pPr>
      <w:rPr>
        <w:rFonts w:hint="default" w:ascii="Wingdings" w:hAnsi="Wingdings"/>
      </w:rPr>
    </w:lvl>
    <w:lvl w:ilvl="3" w:tplc="9FFCF334">
      <w:start w:val="1"/>
      <w:numFmt w:val="bullet"/>
      <w:lvlText w:val=""/>
      <w:lvlJc w:val="left"/>
      <w:pPr>
        <w:ind w:left="2880" w:hanging="360"/>
      </w:pPr>
      <w:rPr>
        <w:rFonts w:hint="default" w:ascii="Symbol" w:hAnsi="Symbol"/>
      </w:rPr>
    </w:lvl>
    <w:lvl w:ilvl="4" w:tplc="BFEAF9E0">
      <w:start w:val="1"/>
      <w:numFmt w:val="bullet"/>
      <w:lvlText w:val="o"/>
      <w:lvlJc w:val="left"/>
      <w:pPr>
        <w:ind w:left="3600" w:hanging="360"/>
      </w:pPr>
      <w:rPr>
        <w:rFonts w:hint="default" w:ascii="Courier New" w:hAnsi="Courier New"/>
      </w:rPr>
    </w:lvl>
    <w:lvl w:ilvl="5" w:tplc="95E01D60">
      <w:start w:val="1"/>
      <w:numFmt w:val="bullet"/>
      <w:lvlText w:val=""/>
      <w:lvlJc w:val="left"/>
      <w:pPr>
        <w:ind w:left="4320" w:hanging="360"/>
      </w:pPr>
      <w:rPr>
        <w:rFonts w:hint="default" w:ascii="Wingdings" w:hAnsi="Wingdings"/>
      </w:rPr>
    </w:lvl>
    <w:lvl w:ilvl="6" w:tplc="6D76DA0E">
      <w:start w:val="1"/>
      <w:numFmt w:val="bullet"/>
      <w:lvlText w:val=""/>
      <w:lvlJc w:val="left"/>
      <w:pPr>
        <w:ind w:left="5040" w:hanging="360"/>
      </w:pPr>
      <w:rPr>
        <w:rFonts w:hint="default" w:ascii="Symbol" w:hAnsi="Symbol"/>
      </w:rPr>
    </w:lvl>
    <w:lvl w:ilvl="7" w:tplc="FBE4F354">
      <w:start w:val="1"/>
      <w:numFmt w:val="bullet"/>
      <w:lvlText w:val="o"/>
      <w:lvlJc w:val="left"/>
      <w:pPr>
        <w:ind w:left="5760" w:hanging="360"/>
      </w:pPr>
      <w:rPr>
        <w:rFonts w:hint="default" w:ascii="Courier New" w:hAnsi="Courier New"/>
      </w:rPr>
    </w:lvl>
    <w:lvl w:ilvl="8" w:tplc="74FEBD8C">
      <w:start w:val="1"/>
      <w:numFmt w:val="bullet"/>
      <w:lvlText w:val=""/>
      <w:lvlJc w:val="left"/>
      <w:pPr>
        <w:ind w:left="6480" w:hanging="360"/>
      </w:pPr>
      <w:rPr>
        <w:rFonts w:hint="default" w:ascii="Wingdings" w:hAnsi="Wingdings"/>
      </w:rPr>
    </w:lvl>
  </w:abstractNum>
  <w:abstractNum w:abstractNumId="16" w15:restartNumberingAfterBreak="0">
    <w:nsid w:val="2C16C4F2"/>
    <w:multiLevelType w:val="hybridMultilevel"/>
    <w:tmpl w:val="6A50D93E"/>
    <w:lvl w:ilvl="0" w:tplc="B7A6D566">
      <w:numFmt w:val="bullet"/>
      <w:lvlText w:val="-"/>
      <w:lvlJc w:val="left"/>
      <w:pPr>
        <w:ind w:left="720" w:hanging="360"/>
      </w:pPr>
      <w:rPr>
        <w:rFonts w:hint="default" w:ascii="Calibri" w:hAnsi="Calibri"/>
      </w:rPr>
    </w:lvl>
    <w:lvl w:ilvl="1" w:tplc="419C73B4">
      <w:start w:val="1"/>
      <w:numFmt w:val="bullet"/>
      <w:lvlText w:val="o"/>
      <w:lvlJc w:val="left"/>
      <w:pPr>
        <w:ind w:left="1440" w:hanging="360"/>
      </w:pPr>
      <w:rPr>
        <w:rFonts w:hint="default" w:ascii="Courier New" w:hAnsi="Courier New"/>
      </w:rPr>
    </w:lvl>
    <w:lvl w:ilvl="2" w:tplc="1BA26F10">
      <w:start w:val="1"/>
      <w:numFmt w:val="bullet"/>
      <w:lvlText w:val=""/>
      <w:lvlJc w:val="left"/>
      <w:pPr>
        <w:ind w:left="2160" w:hanging="360"/>
      </w:pPr>
      <w:rPr>
        <w:rFonts w:hint="default" w:ascii="Wingdings" w:hAnsi="Wingdings"/>
      </w:rPr>
    </w:lvl>
    <w:lvl w:ilvl="3" w:tplc="1A5C85AA">
      <w:start w:val="1"/>
      <w:numFmt w:val="bullet"/>
      <w:lvlText w:val=""/>
      <w:lvlJc w:val="left"/>
      <w:pPr>
        <w:ind w:left="2880" w:hanging="360"/>
      </w:pPr>
      <w:rPr>
        <w:rFonts w:hint="default" w:ascii="Symbol" w:hAnsi="Symbol"/>
      </w:rPr>
    </w:lvl>
    <w:lvl w:ilvl="4" w:tplc="3C4C9854">
      <w:start w:val="1"/>
      <w:numFmt w:val="bullet"/>
      <w:lvlText w:val="o"/>
      <w:lvlJc w:val="left"/>
      <w:pPr>
        <w:ind w:left="3600" w:hanging="360"/>
      </w:pPr>
      <w:rPr>
        <w:rFonts w:hint="default" w:ascii="Courier New" w:hAnsi="Courier New"/>
      </w:rPr>
    </w:lvl>
    <w:lvl w:ilvl="5" w:tplc="3C608280">
      <w:start w:val="1"/>
      <w:numFmt w:val="bullet"/>
      <w:lvlText w:val=""/>
      <w:lvlJc w:val="left"/>
      <w:pPr>
        <w:ind w:left="4320" w:hanging="360"/>
      </w:pPr>
      <w:rPr>
        <w:rFonts w:hint="default" w:ascii="Wingdings" w:hAnsi="Wingdings"/>
      </w:rPr>
    </w:lvl>
    <w:lvl w:ilvl="6" w:tplc="E3442CF8">
      <w:start w:val="1"/>
      <w:numFmt w:val="bullet"/>
      <w:lvlText w:val=""/>
      <w:lvlJc w:val="left"/>
      <w:pPr>
        <w:ind w:left="5040" w:hanging="360"/>
      </w:pPr>
      <w:rPr>
        <w:rFonts w:hint="default" w:ascii="Symbol" w:hAnsi="Symbol"/>
      </w:rPr>
    </w:lvl>
    <w:lvl w:ilvl="7" w:tplc="6A525146">
      <w:start w:val="1"/>
      <w:numFmt w:val="bullet"/>
      <w:lvlText w:val="o"/>
      <w:lvlJc w:val="left"/>
      <w:pPr>
        <w:ind w:left="5760" w:hanging="360"/>
      </w:pPr>
      <w:rPr>
        <w:rFonts w:hint="default" w:ascii="Courier New" w:hAnsi="Courier New"/>
      </w:rPr>
    </w:lvl>
    <w:lvl w:ilvl="8" w:tplc="6B864D42">
      <w:start w:val="1"/>
      <w:numFmt w:val="bullet"/>
      <w:lvlText w:val=""/>
      <w:lvlJc w:val="left"/>
      <w:pPr>
        <w:ind w:left="6480" w:hanging="360"/>
      </w:pPr>
      <w:rPr>
        <w:rFonts w:hint="default" w:ascii="Wingdings" w:hAnsi="Wingdings"/>
      </w:rPr>
    </w:lvl>
  </w:abstractNum>
  <w:abstractNum w:abstractNumId="17" w15:restartNumberingAfterBreak="0">
    <w:nsid w:val="31BA4CEA"/>
    <w:multiLevelType w:val="hybridMultilevel"/>
    <w:tmpl w:val="3B5A37DE"/>
    <w:lvl w:ilvl="0" w:tplc="B4F84128">
      <w:start w:val="1"/>
      <w:numFmt w:val="decimal"/>
      <w:lvlText w:val="%1."/>
      <w:lvlJc w:val="left"/>
      <w:pPr>
        <w:ind w:left="720" w:hanging="360"/>
      </w:pPr>
    </w:lvl>
    <w:lvl w:ilvl="1" w:tplc="FBA46B94">
      <w:start w:val="1"/>
      <w:numFmt w:val="lowerLetter"/>
      <w:lvlText w:val="%2."/>
      <w:lvlJc w:val="left"/>
      <w:pPr>
        <w:ind w:left="1440" w:hanging="360"/>
      </w:pPr>
    </w:lvl>
    <w:lvl w:ilvl="2" w:tplc="70FE5546">
      <w:start w:val="1"/>
      <w:numFmt w:val="lowerRoman"/>
      <w:lvlText w:val="%3."/>
      <w:lvlJc w:val="right"/>
      <w:pPr>
        <w:ind w:left="2160" w:hanging="180"/>
      </w:pPr>
    </w:lvl>
    <w:lvl w:ilvl="3" w:tplc="F0B61F38">
      <w:start w:val="1"/>
      <w:numFmt w:val="decimal"/>
      <w:lvlText w:val="%4."/>
      <w:lvlJc w:val="left"/>
      <w:pPr>
        <w:ind w:left="2880" w:hanging="360"/>
      </w:pPr>
    </w:lvl>
    <w:lvl w:ilvl="4" w:tplc="1786F4D0">
      <w:start w:val="1"/>
      <w:numFmt w:val="lowerLetter"/>
      <w:lvlText w:val="%5."/>
      <w:lvlJc w:val="left"/>
      <w:pPr>
        <w:ind w:left="3600" w:hanging="360"/>
      </w:pPr>
    </w:lvl>
    <w:lvl w:ilvl="5" w:tplc="684CC94E">
      <w:start w:val="1"/>
      <w:numFmt w:val="lowerRoman"/>
      <w:lvlText w:val="%6."/>
      <w:lvlJc w:val="right"/>
      <w:pPr>
        <w:ind w:left="4320" w:hanging="180"/>
      </w:pPr>
    </w:lvl>
    <w:lvl w:ilvl="6" w:tplc="2C06288C">
      <w:start w:val="1"/>
      <w:numFmt w:val="decimal"/>
      <w:lvlText w:val="%7."/>
      <w:lvlJc w:val="left"/>
      <w:pPr>
        <w:ind w:left="5040" w:hanging="360"/>
      </w:pPr>
    </w:lvl>
    <w:lvl w:ilvl="7" w:tplc="F7C25DF0">
      <w:start w:val="1"/>
      <w:numFmt w:val="lowerLetter"/>
      <w:lvlText w:val="%8."/>
      <w:lvlJc w:val="left"/>
      <w:pPr>
        <w:ind w:left="5760" w:hanging="360"/>
      </w:pPr>
    </w:lvl>
    <w:lvl w:ilvl="8" w:tplc="4EE06AD8">
      <w:start w:val="1"/>
      <w:numFmt w:val="lowerRoman"/>
      <w:lvlText w:val="%9."/>
      <w:lvlJc w:val="right"/>
      <w:pPr>
        <w:ind w:left="6480" w:hanging="180"/>
      </w:pPr>
    </w:lvl>
  </w:abstractNum>
  <w:abstractNum w:abstractNumId="18" w15:restartNumberingAfterBreak="0">
    <w:nsid w:val="353E7A28"/>
    <w:multiLevelType w:val="hybridMultilevel"/>
    <w:tmpl w:val="E87EC9F0"/>
    <w:lvl w:ilvl="0" w:tplc="82C67754">
      <w:numFmt w:val="bullet"/>
      <w:lvlText w:val="-"/>
      <w:lvlJc w:val="left"/>
      <w:pPr>
        <w:ind w:left="720" w:hanging="360"/>
      </w:pPr>
      <w:rPr>
        <w:rFonts w:hint="default" w:ascii="Calibri" w:hAnsi="Calibri"/>
      </w:rPr>
    </w:lvl>
    <w:lvl w:ilvl="1" w:tplc="6F9649FE">
      <w:start w:val="1"/>
      <w:numFmt w:val="bullet"/>
      <w:lvlText w:val="o"/>
      <w:lvlJc w:val="left"/>
      <w:pPr>
        <w:ind w:left="1440" w:hanging="360"/>
      </w:pPr>
      <w:rPr>
        <w:rFonts w:hint="default" w:ascii="Courier New" w:hAnsi="Courier New"/>
      </w:rPr>
    </w:lvl>
    <w:lvl w:ilvl="2" w:tplc="2A00BE52">
      <w:start w:val="1"/>
      <w:numFmt w:val="bullet"/>
      <w:lvlText w:val=""/>
      <w:lvlJc w:val="left"/>
      <w:pPr>
        <w:ind w:left="2160" w:hanging="360"/>
      </w:pPr>
      <w:rPr>
        <w:rFonts w:hint="default" w:ascii="Wingdings" w:hAnsi="Wingdings"/>
      </w:rPr>
    </w:lvl>
    <w:lvl w:ilvl="3" w:tplc="E7ECE188">
      <w:start w:val="1"/>
      <w:numFmt w:val="bullet"/>
      <w:lvlText w:val=""/>
      <w:lvlJc w:val="left"/>
      <w:pPr>
        <w:ind w:left="2880" w:hanging="360"/>
      </w:pPr>
      <w:rPr>
        <w:rFonts w:hint="default" w:ascii="Symbol" w:hAnsi="Symbol"/>
      </w:rPr>
    </w:lvl>
    <w:lvl w:ilvl="4" w:tplc="E2AEECAE">
      <w:start w:val="1"/>
      <w:numFmt w:val="bullet"/>
      <w:lvlText w:val="o"/>
      <w:lvlJc w:val="left"/>
      <w:pPr>
        <w:ind w:left="3600" w:hanging="360"/>
      </w:pPr>
      <w:rPr>
        <w:rFonts w:hint="default" w:ascii="Courier New" w:hAnsi="Courier New"/>
      </w:rPr>
    </w:lvl>
    <w:lvl w:ilvl="5" w:tplc="9404CB58">
      <w:start w:val="1"/>
      <w:numFmt w:val="bullet"/>
      <w:lvlText w:val=""/>
      <w:lvlJc w:val="left"/>
      <w:pPr>
        <w:ind w:left="4320" w:hanging="360"/>
      </w:pPr>
      <w:rPr>
        <w:rFonts w:hint="default" w:ascii="Wingdings" w:hAnsi="Wingdings"/>
      </w:rPr>
    </w:lvl>
    <w:lvl w:ilvl="6" w:tplc="8AEADB5A">
      <w:start w:val="1"/>
      <w:numFmt w:val="bullet"/>
      <w:lvlText w:val=""/>
      <w:lvlJc w:val="left"/>
      <w:pPr>
        <w:ind w:left="5040" w:hanging="360"/>
      </w:pPr>
      <w:rPr>
        <w:rFonts w:hint="default" w:ascii="Symbol" w:hAnsi="Symbol"/>
      </w:rPr>
    </w:lvl>
    <w:lvl w:ilvl="7" w:tplc="95A42400">
      <w:start w:val="1"/>
      <w:numFmt w:val="bullet"/>
      <w:lvlText w:val="o"/>
      <w:lvlJc w:val="left"/>
      <w:pPr>
        <w:ind w:left="5760" w:hanging="360"/>
      </w:pPr>
      <w:rPr>
        <w:rFonts w:hint="default" w:ascii="Courier New" w:hAnsi="Courier New"/>
      </w:rPr>
    </w:lvl>
    <w:lvl w:ilvl="8" w:tplc="88C09006">
      <w:start w:val="1"/>
      <w:numFmt w:val="bullet"/>
      <w:lvlText w:val=""/>
      <w:lvlJc w:val="left"/>
      <w:pPr>
        <w:ind w:left="6480" w:hanging="360"/>
      </w:pPr>
      <w:rPr>
        <w:rFonts w:hint="default" w:ascii="Wingdings" w:hAnsi="Wingdings"/>
      </w:rPr>
    </w:lvl>
  </w:abstractNum>
  <w:abstractNum w:abstractNumId="19" w15:restartNumberingAfterBreak="0">
    <w:nsid w:val="38F245B6"/>
    <w:multiLevelType w:val="hybridMultilevel"/>
    <w:tmpl w:val="D82C8DD8"/>
    <w:lvl w:ilvl="0" w:tplc="0D1C37A2">
      <w:start w:val="2"/>
      <w:numFmt w:val="bullet"/>
      <w:lvlText w:val="-"/>
      <w:lvlJc w:val="left"/>
      <w:pPr>
        <w:ind w:left="720" w:hanging="360"/>
      </w:pPr>
      <w:rPr>
        <w:rFonts w:hint="default" w:ascii="Calibri" w:hAnsi="Calibri"/>
      </w:rPr>
    </w:lvl>
    <w:lvl w:ilvl="1" w:tplc="CB90DA9A">
      <w:start w:val="1"/>
      <w:numFmt w:val="bullet"/>
      <w:lvlText w:val="o"/>
      <w:lvlJc w:val="left"/>
      <w:pPr>
        <w:ind w:left="1440" w:hanging="360"/>
      </w:pPr>
      <w:rPr>
        <w:rFonts w:hint="default" w:ascii="Courier New" w:hAnsi="Courier New"/>
      </w:rPr>
    </w:lvl>
    <w:lvl w:ilvl="2" w:tplc="EA184182">
      <w:start w:val="1"/>
      <w:numFmt w:val="bullet"/>
      <w:lvlText w:val=""/>
      <w:lvlJc w:val="left"/>
      <w:pPr>
        <w:ind w:left="2160" w:hanging="360"/>
      </w:pPr>
      <w:rPr>
        <w:rFonts w:hint="default" w:ascii="Wingdings" w:hAnsi="Wingdings"/>
      </w:rPr>
    </w:lvl>
    <w:lvl w:ilvl="3" w:tplc="84A66174">
      <w:start w:val="1"/>
      <w:numFmt w:val="bullet"/>
      <w:lvlText w:val=""/>
      <w:lvlJc w:val="left"/>
      <w:pPr>
        <w:ind w:left="2880" w:hanging="360"/>
      </w:pPr>
      <w:rPr>
        <w:rFonts w:hint="default" w:ascii="Symbol" w:hAnsi="Symbol"/>
      </w:rPr>
    </w:lvl>
    <w:lvl w:ilvl="4" w:tplc="1352A460">
      <w:start w:val="1"/>
      <w:numFmt w:val="bullet"/>
      <w:lvlText w:val="o"/>
      <w:lvlJc w:val="left"/>
      <w:pPr>
        <w:ind w:left="3600" w:hanging="360"/>
      </w:pPr>
      <w:rPr>
        <w:rFonts w:hint="default" w:ascii="Courier New" w:hAnsi="Courier New"/>
      </w:rPr>
    </w:lvl>
    <w:lvl w:ilvl="5" w:tplc="8AA20284">
      <w:start w:val="1"/>
      <w:numFmt w:val="bullet"/>
      <w:lvlText w:val=""/>
      <w:lvlJc w:val="left"/>
      <w:pPr>
        <w:ind w:left="4320" w:hanging="360"/>
      </w:pPr>
      <w:rPr>
        <w:rFonts w:hint="default" w:ascii="Wingdings" w:hAnsi="Wingdings"/>
      </w:rPr>
    </w:lvl>
    <w:lvl w:ilvl="6" w:tplc="E93E9C4C">
      <w:start w:val="1"/>
      <w:numFmt w:val="bullet"/>
      <w:lvlText w:val=""/>
      <w:lvlJc w:val="left"/>
      <w:pPr>
        <w:ind w:left="5040" w:hanging="360"/>
      </w:pPr>
      <w:rPr>
        <w:rFonts w:hint="default" w:ascii="Symbol" w:hAnsi="Symbol"/>
      </w:rPr>
    </w:lvl>
    <w:lvl w:ilvl="7" w:tplc="AB7C539A">
      <w:start w:val="1"/>
      <w:numFmt w:val="bullet"/>
      <w:lvlText w:val="o"/>
      <w:lvlJc w:val="left"/>
      <w:pPr>
        <w:ind w:left="5760" w:hanging="360"/>
      </w:pPr>
      <w:rPr>
        <w:rFonts w:hint="default" w:ascii="Courier New" w:hAnsi="Courier New"/>
      </w:rPr>
    </w:lvl>
    <w:lvl w:ilvl="8" w:tplc="938A8304">
      <w:start w:val="1"/>
      <w:numFmt w:val="bullet"/>
      <w:lvlText w:val=""/>
      <w:lvlJc w:val="left"/>
      <w:pPr>
        <w:ind w:left="6480" w:hanging="360"/>
      </w:pPr>
      <w:rPr>
        <w:rFonts w:hint="default" w:ascii="Wingdings" w:hAnsi="Wingdings"/>
      </w:rPr>
    </w:lvl>
  </w:abstractNum>
  <w:abstractNum w:abstractNumId="20" w15:restartNumberingAfterBreak="0">
    <w:nsid w:val="39A42042"/>
    <w:multiLevelType w:val="hybridMultilevel"/>
    <w:tmpl w:val="5FA6EA48"/>
    <w:lvl w:ilvl="0" w:tplc="83607938">
      <w:start w:val="2"/>
      <w:numFmt w:val="bullet"/>
      <w:lvlText w:val="-"/>
      <w:lvlJc w:val="left"/>
      <w:pPr>
        <w:ind w:left="720" w:hanging="360"/>
      </w:pPr>
      <w:rPr>
        <w:rFonts w:hint="default" w:ascii="Calibri" w:hAnsi="Calibri"/>
      </w:rPr>
    </w:lvl>
    <w:lvl w:ilvl="1" w:tplc="CE02CBD8">
      <w:start w:val="1"/>
      <w:numFmt w:val="bullet"/>
      <w:lvlText w:val="o"/>
      <w:lvlJc w:val="left"/>
      <w:pPr>
        <w:ind w:left="1440" w:hanging="360"/>
      </w:pPr>
      <w:rPr>
        <w:rFonts w:hint="default" w:ascii="Courier New" w:hAnsi="Courier New"/>
      </w:rPr>
    </w:lvl>
    <w:lvl w:ilvl="2" w:tplc="BD6EC4CE">
      <w:start w:val="1"/>
      <w:numFmt w:val="bullet"/>
      <w:lvlText w:val=""/>
      <w:lvlJc w:val="left"/>
      <w:pPr>
        <w:ind w:left="2160" w:hanging="360"/>
      </w:pPr>
      <w:rPr>
        <w:rFonts w:hint="default" w:ascii="Wingdings" w:hAnsi="Wingdings"/>
      </w:rPr>
    </w:lvl>
    <w:lvl w:ilvl="3" w:tplc="8BE080D0">
      <w:start w:val="1"/>
      <w:numFmt w:val="bullet"/>
      <w:lvlText w:val=""/>
      <w:lvlJc w:val="left"/>
      <w:pPr>
        <w:ind w:left="2880" w:hanging="360"/>
      </w:pPr>
      <w:rPr>
        <w:rFonts w:hint="default" w:ascii="Symbol" w:hAnsi="Symbol"/>
      </w:rPr>
    </w:lvl>
    <w:lvl w:ilvl="4" w:tplc="0F8489F0">
      <w:start w:val="1"/>
      <w:numFmt w:val="bullet"/>
      <w:lvlText w:val="o"/>
      <w:lvlJc w:val="left"/>
      <w:pPr>
        <w:ind w:left="3600" w:hanging="360"/>
      </w:pPr>
      <w:rPr>
        <w:rFonts w:hint="default" w:ascii="Courier New" w:hAnsi="Courier New"/>
      </w:rPr>
    </w:lvl>
    <w:lvl w:ilvl="5" w:tplc="1D5E165C">
      <w:start w:val="1"/>
      <w:numFmt w:val="bullet"/>
      <w:lvlText w:val=""/>
      <w:lvlJc w:val="left"/>
      <w:pPr>
        <w:ind w:left="4320" w:hanging="360"/>
      </w:pPr>
      <w:rPr>
        <w:rFonts w:hint="default" w:ascii="Wingdings" w:hAnsi="Wingdings"/>
      </w:rPr>
    </w:lvl>
    <w:lvl w:ilvl="6" w:tplc="07E2AD60">
      <w:start w:val="1"/>
      <w:numFmt w:val="bullet"/>
      <w:lvlText w:val=""/>
      <w:lvlJc w:val="left"/>
      <w:pPr>
        <w:ind w:left="5040" w:hanging="360"/>
      </w:pPr>
      <w:rPr>
        <w:rFonts w:hint="default" w:ascii="Symbol" w:hAnsi="Symbol"/>
      </w:rPr>
    </w:lvl>
    <w:lvl w:ilvl="7" w:tplc="E4FC1FBE">
      <w:start w:val="1"/>
      <w:numFmt w:val="bullet"/>
      <w:lvlText w:val="o"/>
      <w:lvlJc w:val="left"/>
      <w:pPr>
        <w:ind w:left="5760" w:hanging="360"/>
      </w:pPr>
      <w:rPr>
        <w:rFonts w:hint="default" w:ascii="Courier New" w:hAnsi="Courier New"/>
      </w:rPr>
    </w:lvl>
    <w:lvl w:ilvl="8" w:tplc="3FEA6BA8">
      <w:start w:val="1"/>
      <w:numFmt w:val="bullet"/>
      <w:lvlText w:val=""/>
      <w:lvlJc w:val="left"/>
      <w:pPr>
        <w:ind w:left="6480" w:hanging="360"/>
      </w:pPr>
      <w:rPr>
        <w:rFonts w:hint="default" w:ascii="Wingdings" w:hAnsi="Wingdings"/>
      </w:rPr>
    </w:lvl>
  </w:abstractNum>
  <w:abstractNum w:abstractNumId="21" w15:restartNumberingAfterBreak="0">
    <w:nsid w:val="42398F86"/>
    <w:multiLevelType w:val="hybridMultilevel"/>
    <w:tmpl w:val="2B92D74C"/>
    <w:lvl w:ilvl="0" w:tplc="FF0277B4">
      <w:start w:val="1"/>
      <w:numFmt w:val="bullet"/>
      <w:lvlText w:val=""/>
      <w:lvlJc w:val="left"/>
      <w:pPr>
        <w:ind w:left="720" w:hanging="360"/>
      </w:pPr>
      <w:rPr>
        <w:rFonts w:hint="default" w:ascii="Symbol" w:hAnsi="Symbol"/>
      </w:rPr>
    </w:lvl>
    <w:lvl w:ilvl="1" w:tplc="D83AE2A0">
      <w:start w:val="1"/>
      <w:numFmt w:val="bullet"/>
      <w:lvlText w:val="o"/>
      <w:lvlJc w:val="left"/>
      <w:pPr>
        <w:ind w:left="1440" w:hanging="360"/>
      </w:pPr>
      <w:rPr>
        <w:rFonts w:hint="default" w:ascii="Courier New" w:hAnsi="Courier New"/>
      </w:rPr>
    </w:lvl>
    <w:lvl w:ilvl="2" w:tplc="D64470D2">
      <w:start w:val="1"/>
      <w:numFmt w:val="bullet"/>
      <w:lvlText w:val=""/>
      <w:lvlJc w:val="left"/>
      <w:pPr>
        <w:ind w:left="2160" w:hanging="360"/>
      </w:pPr>
      <w:rPr>
        <w:rFonts w:hint="default" w:ascii="Wingdings" w:hAnsi="Wingdings"/>
      </w:rPr>
    </w:lvl>
    <w:lvl w:ilvl="3" w:tplc="CCA0CE8E">
      <w:start w:val="1"/>
      <w:numFmt w:val="bullet"/>
      <w:lvlText w:val=""/>
      <w:lvlJc w:val="left"/>
      <w:pPr>
        <w:ind w:left="2880" w:hanging="360"/>
      </w:pPr>
      <w:rPr>
        <w:rFonts w:hint="default" w:ascii="Symbol" w:hAnsi="Symbol"/>
      </w:rPr>
    </w:lvl>
    <w:lvl w:ilvl="4" w:tplc="97BEBC38">
      <w:start w:val="1"/>
      <w:numFmt w:val="bullet"/>
      <w:lvlText w:val="o"/>
      <w:lvlJc w:val="left"/>
      <w:pPr>
        <w:ind w:left="3600" w:hanging="360"/>
      </w:pPr>
      <w:rPr>
        <w:rFonts w:hint="default" w:ascii="Courier New" w:hAnsi="Courier New"/>
      </w:rPr>
    </w:lvl>
    <w:lvl w:ilvl="5" w:tplc="3A1E1586">
      <w:start w:val="1"/>
      <w:numFmt w:val="bullet"/>
      <w:lvlText w:val=""/>
      <w:lvlJc w:val="left"/>
      <w:pPr>
        <w:ind w:left="4320" w:hanging="360"/>
      </w:pPr>
      <w:rPr>
        <w:rFonts w:hint="default" w:ascii="Wingdings" w:hAnsi="Wingdings"/>
      </w:rPr>
    </w:lvl>
    <w:lvl w:ilvl="6" w:tplc="33A00EE4">
      <w:start w:val="1"/>
      <w:numFmt w:val="bullet"/>
      <w:lvlText w:val=""/>
      <w:lvlJc w:val="left"/>
      <w:pPr>
        <w:ind w:left="5040" w:hanging="360"/>
      </w:pPr>
      <w:rPr>
        <w:rFonts w:hint="default" w:ascii="Symbol" w:hAnsi="Symbol"/>
      </w:rPr>
    </w:lvl>
    <w:lvl w:ilvl="7" w:tplc="A7DC2540">
      <w:start w:val="1"/>
      <w:numFmt w:val="bullet"/>
      <w:lvlText w:val="o"/>
      <w:lvlJc w:val="left"/>
      <w:pPr>
        <w:ind w:left="5760" w:hanging="360"/>
      </w:pPr>
      <w:rPr>
        <w:rFonts w:hint="default" w:ascii="Courier New" w:hAnsi="Courier New"/>
      </w:rPr>
    </w:lvl>
    <w:lvl w:ilvl="8" w:tplc="8A403B9E">
      <w:start w:val="1"/>
      <w:numFmt w:val="bullet"/>
      <w:lvlText w:val=""/>
      <w:lvlJc w:val="left"/>
      <w:pPr>
        <w:ind w:left="6480" w:hanging="360"/>
      </w:pPr>
      <w:rPr>
        <w:rFonts w:hint="default" w:ascii="Wingdings" w:hAnsi="Wingdings"/>
      </w:rPr>
    </w:lvl>
  </w:abstractNum>
  <w:abstractNum w:abstractNumId="22" w15:restartNumberingAfterBreak="0">
    <w:nsid w:val="456DEE08"/>
    <w:multiLevelType w:val="hybridMultilevel"/>
    <w:tmpl w:val="E830FCB6"/>
    <w:lvl w:ilvl="0" w:tplc="8286BCC8">
      <w:start w:val="2"/>
      <w:numFmt w:val="bullet"/>
      <w:lvlText w:val="-"/>
      <w:lvlJc w:val="left"/>
      <w:pPr>
        <w:ind w:left="720" w:hanging="360"/>
      </w:pPr>
      <w:rPr>
        <w:rFonts w:hint="default" w:ascii="Calibri" w:hAnsi="Calibri"/>
      </w:rPr>
    </w:lvl>
    <w:lvl w:ilvl="1" w:tplc="F914FDBC">
      <w:start w:val="1"/>
      <w:numFmt w:val="bullet"/>
      <w:lvlText w:val="o"/>
      <w:lvlJc w:val="left"/>
      <w:pPr>
        <w:ind w:left="1440" w:hanging="360"/>
      </w:pPr>
      <w:rPr>
        <w:rFonts w:hint="default" w:ascii="Courier New" w:hAnsi="Courier New"/>
      </w:rPr>
    </w:lvl>
    <w:lvl w:ilvl="2" w:tplc="97AAC856">
      <w:start w:val="1"/>
      <w:numFmt w:val="bullet"/>
      <w:lvlText w:val=""/>
      <w:lvlJc w:val="left"/>
      <w:pPr>
        <w:ind w:left="2160" w:hanging="360"/>
      </w:pPr>
      <w:rPr>
        <w:rFonts w:hint="default" w:ascii="Wingdings" w:hAnsi="Wingdings"/>
      </w:rPr>
    </w:lvl>
    <w:lvl w:ilvl="3" w:tplc="3950393E">
      <w:start w:val="1"/>
      <w:numFmt w:val="bullet"/>
      <w:lvlText w:val=""/>
      <w:lvlJc w:val="left"/>
      <w:pPr>
        <w:ind w:left="2880" w:hanging="360"/>
      </w:pPr>
      <w:rPr>
        <w:rFonts w:hint="default" w:ascii="Symbol" w:hAnsi="Symbol"/>
      </w:rPr>
    </w:lvl>
    <w:lvl w:ilvl="4" w:tplc="84A080C4">
      <w:start w:val="1"/>
      <w:numFmt w:val="bullet"/>
      <w:lvlText w:val="o"/>
      <w:lvlJc w:val="left"/>
      <w:pPr>
        <w:ind w:left="3600" w:hanging="360"/>
      </w:pPr>
      <w:rPr>
        <w:rFonts w:hint="default" w:ascii="Courier New" w:hAnsi="Courier New"/>
      </w:rPr>
    </w:lvl>
    <w:lvl w:ilvl="5" w:tplc="4684996A">
      <w:start w:val="1"/>
      <w:numFmt w:val="bullet"/>
      <w:lvlText w:val=""/>
      <w:lvlJc w:val="left"/>
      <w:pPr>
        <w:ind w:left="4320" w:hanging="360"/>
      </w:pPr>
      <w:rPr>
        <w:rFonts w:hint="default" w:ascii="Wingdings" w:hAnsi="Wingdings"/>
      </w:rPr>
    </w:lvl>
    <w:lvl w:ilvl="6" w:tplc="E13A1CD6">
      <w:start w:val="1"/>
      <w:numFmt w:val="bullet"/>
      <w:lvlText w:val=""/>
      <w:lvlJc w:val="left"/>
      <w:pPr>
        <w:ind w:left="5040" w:hanging="360"/>
      </w:pPr>
      <w:rPr>
        <w:rFonts w:hint="default" w:ascii="Symbol" w:hAnsi="Symbol"/>
      </w:rPr>
    </w:lvl>
    <w:lvl w:ilvl="7" w:tplc="7D3ABBE8">
      <w:start w:val="1"/>
      <w:numFmt w:val="bullet"/>
      <w:lvlText w:val="o"/>
      <w:lvlJc w:val="left"/>
      <w:pPr>
        <w:ind w:left="5760" w:hanging="360"/>
      </w:pPr>
      <w:rPr>
        <w:rFonts w:hint="default" w:ascii="Courier New" w:hAnsi="Courier New"/>
      </w:rPr>
    </w:lvl>
    <w:lvl w:ilvl="8" w:tplc="245EA804">
      <w:start w:val="1"/>
      <w:numFmt w:val="bullet"/>
      <w:lvlText w:val=""/>
      <w:lvlJc w:val="left"/>
      <w:pPr>
        <w:ind w:left="6480" w:hanging="360"/>
      </w:pPr>
      <w:rPr>
        <w:rFonts w:hint="default" w:ascii="Wingdings" w:hAnsi="Wingdings"/>
      </w:rPr>
    </w:lvl>
  </w:abstractNum>
  <w:abstractNum w:abstractNumId="23" w15:restartNumberingAfterBreak="0">
    <w:nsid w:val="457AEA39"/>
    <w:multiLevelType w:val="hybridMultilevel"/>
    <w:tmpl w:val="1D56D0D6"/>
    <w:lvl w:ilvl="0" w:tplc="4CE2F002">
      <w:start w:val="2"/>
      <w:numFmt w:val="bullet"/>
      <w:lvlText w:val="-"/>
      <w:lvlJc w:val="left"/>
      <w:pPr>
        <w:ind w:left="720" w:hanging="360"/>
      </w:pPr>
      <w:rPr>
        <w:rFonts w:hint="default" w:ascii="Calibri" w:hAnsi="Calibri"/>
      </w:rPr>
    </w:lvl>
    <w:lvl w:ilvl="1" w:tplc="45DC9386">
      <w:start w:val="1"/>
      <w:numFmt w:val="bullet"/>
      <w:lvlText w:val="o"/>
      <w:lvlJc w:val="left"/>
      <w:pPr>
        <w:ind w:left="1440" w:hanging="360"/>
      </w:pPr>
      <w:rPr>
        <w:rFonts w:hint="default" w:ascii="Courier New" w:hAnsi="Courier New"/>
      </w:rPr>
    </w:lvl>
    <w:lvl w:ilvl="2" w:tplc="069AB870">
      <w:start w:val="1"/>
      <w:numFmt w:val="bullet"/>
      <w:lvlText w:val=""/>
      <w:lvlJc w:val="left"/>
      <w:pPr>
        <w:ind w:left="2160" w:hanging="360"/>
      </w:pPr>
      <w:rPr>
        <w:rFonts w:hint="default" w:ascii="Wingdings" w:hAnsi="Wingdings"/>
      </w:rPr>
    </w:lvl>
    <w:lvl w:ilvl="3" w:tplc="2FA4ECD6">
      <w:start w:val="1"/>
      <w:numFmt w:val="bullet"/>
      <w:lvlText w:val=""/>
      <w:lvlJc w:val="left"/>
      <w:pPr>
        <w:ind w:left="2880" w:hanging="360"/>
      </w:pPr>
      <w:rPr>
        <w:rFonts w:hint="default" w:ascii="Symbol" w:hAnsi="Symbol"/>
      </w:rPr>
    </w:lvl>
    <w:lvl w:ilvl="4" w:tplc="7492A238">
      <w:start w:val="1"/>
      <w:numFmt w:val="bullet"/>
      <w:lvlText w:val="o"/>
      <w:lvlJc w:val="left"/>
      <w:pPr>
        <w:ind w:left="3600" w:hanging="360"/>
      </w:pPr>
      <w:rPr>
        <w:rFonts w:hint="default" w:ascii="Courier New" w:hAnsi="Courier New"/>
      </w:rPr>
    </w:lvl>
    <w:lvl w:ilvl="5" w:tplc="A6EADDA0">
      <w:start w:val="1"/>
      <w:numFmt w:val="bullet"/>
      <w:lvlText w:val=""/>
      <w:lvlJc w:val="left"/>
      <w:pPr>
        <w:ind w:left="4320" w:hanging="360"/>
      </w:pPr>
      <w:rPr>
        <w:rFonts w:hint="default" w:ascii="Wingdings" w:hAnsi="Wingdings"/>
      </w:rPr>
    </w:lvl>
    <w:lvl w:ilvl="6" w:tplc="C052A588">
      <w:start w:val="1"/>
      <w:numFmt w:val="bullet"/>
      <w:lvlText w:val=""/>
      <w:lvlJc w:val="left"/>
      <w:pPr>
        <w:ind w:left="5040" w:hanging="360"/>
      </w:pPr>
      <w:rPr>
        <w:rFonts w:hint="default" w:ascii="Symbol" w:hAnsi="Symbol"/>
      </w:rPr>
    </w:lvl>
    <w:lvl w:ilvl="7" w:tplc="F37C85C6">
      <w:start w:val="1"/>
      <w:numFmt w:val="bullet"/>
      <w:lvlText w:val="o"/>
      <w:lvlJc w:val="left"/>
      <w:pPr>
        <w:ind w:left="5760" w:hanging="360"/>
      </w:pPr>
      <w:rPr>
        <w:rFonts w:hint="default" w:ascii="Courier New" w:hAnsi="Courier New"/>
      </w:rPr>
    </w:lvl>
    <w:lvl w:ilvl="8" w:tplc="861A2A7E">
      <w:start w:val="1"/>
      <w:numFmt w:val="bullet"/>
      <w:lvlText w:val=""/>
      <w:lvlJc w:val="left"/>
      <w:pPr>
        <w:ind w:left="6480" w:hanging="360"/>
      </w:pPr>
      <w:rPr>
        <w:rFonts w:hint="default" w:ascii="Wingdings" w:hAnsi="Wingdings"/>
      </w:rPr>
    </w:lvl>
  </w:abstractNum>
  <w:abstractNum w:abstractNumId="24" w15:restartNumberingAfterBreak="0">
    <w:nsid w:val="490E688A"/>
    <w:multiLevelType w:val="hybridMultilevel"/>
    <w:tmpl w:val="2E5274E6"/>
    <w:lvl w:ilvl="0" w:tplc="964C657E">
      <w:numFmt w:val="bullet"/>
      <w:lvlText w:val="-"/>
      <w:lvlJc w:val="left"/>
      <w:pPr>
        <w:ind w:left="720" w:hanging="360"/>
      </w:pPr>
      <w:rPr>
        <w:rFonts w:hint="default" w:ascii="Calibri" w:hAnsi="Calibri" w:cs="Calibri" w:eastAsiaTheme="minorHAns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4C6B7A05"/>
    <w:multiLevelType w:val="hybridMultilevel"/>
    <w:tmpl w:val="75EE8D80"/>
    <w:lvl w:ilvl="0" w:tplc="05000A1C">
      <w:numFmt w:val="bullet"/>
      <w:lvlText w:val="-"/>
      <w:lvlJc w:val="left"/>
      <w:pPr>
        <w:ind w:left="720" w:hanging="360"/>
      </w:pPr>
      <w:rPr>
        <w:rFonts w:hint="default" w:ascii="Calibri" w:hAnsi="Calibri"/>
      </w:rPr>
    </w:lvl>
    <w:lvl w:ilvl="1" w:tplc="26D2C638">
      <w:start w:val="1"/>
      <w:numFmt w:val="bullet"/>
      <w:lvlText w:val="o"/>
      <w:lvlJc w:val="left"/>
      <w:pPr>
        <w:ind w:left="1440" w:hanging="360"/>
      </w:pPr>
      <w:rPr>
        <w:rFonts w:hint="default" w:ascii="Courier New" w:hAnsi="Courier New"/>
      </w:rPr>
    </w:lvl>
    <w:lvl w:ilvl="2" w:tplc="F24E242A">
      <w:start w:val="1"/>
      <w:numFmt w:val="bullet"/>
      <w:lvlText w:val=""/>
      <w:lvlJc w:val="left"/>
      <w:pPr>
        <w:ind w:left="2160" w:hanging="360"/>
      </w:pPr>
      <w:rPr>
        <w:rFonts w:hint="default" w:ascii="Wingdings" w:hAnsi="Wingdings"/>
      </w:rPr>
    </w:lvl>
    <w:lvl w:ilvl="3" w:tplc="B65C5756">
      <w:start w:val="1"/>
      <w:numFmt w:val="bullet"/>
      <w:lvlText w:val=""/>
      <w:lvlJc w:val="left"/>
      <w:pPr>
        <w:ind w:left="2880" w:hanging="360"/>
      </w:pPr>
      <w:rPr>
        <w:rFonts w:hint="default" w:ascii="Symbol" w:hAnsi="Symbol"/>
      </w:rPr>
    </w:lvl>
    <w:lvl w:ilvl="4" w:tplc="11065F58">
      <w:start w:val="1"/>
      <w:numFmt w:val="bullet"/>
      <w:lvlText w:val="o"/>
      <w:lvlJc w:val="left"/>
      <w:pPr>
        <w:ind w:left="3600" w:hanging="360"/>
      </w:pPr>
      <w:rPr>
        <w:rFonts w:hint="default" w:ascii="Courier New" w:hAnsi="Courier New"/>
      </w:rPr>
    </w:lvl>
    <w:lvl w:ilvl="5" w:tplc="2CE49692">
      <w:start w:val="1"/>
      <w:numFmt w:val="bullet"/>
      <w:lvlText w:val=""/>
      <w:lvlJc w:val="left"/>
      <w:pPr>
        <w:ind w:left="4320" w:hanging="360"/>
      </w:pPr>
      <w:rPr>
        <w:rFonts w:hint="default" w:ascii="Wingdings" w:hAnsi="Wingdings"/>
      </w:rPr>
    </w:lvl>
    <w:lvl w:ilvl="6" w:tplc="DE1437B4">
      <w:start w:val="1"/>
      <w:numFmt w:val="bullet"/>
      <w:lvlText w:val=""/>
      <w:lvlJc w:val="left"/>
      <w:pPr>
        <w:ind w:left="5040" w:hanging="360"/>
      </w:pPr>
      <w:rPr>
        <w:rFonts w:hint="default" w:ascii="Symbol" w:hAnsi="Symbol"/>
      </w:rPr>
    </w:lvl>
    <w:lvl w:ilvl="7" w:tplc="48AC5FAC">
      <w:start w:val="1"/>
      <w:numFmt w:val="bullet"/>
      <w:lvlText w:val="o"/>
      <w:lvlJc w:val="left"/>
      <w:pPr>
        <w:ind w:left="5760" w:hanging="360"/>
      </w:pPr>
      <w:rPr>
        <w:rFonts w:hint="default" w:ascii="Courier New" w:hAnsi="Courier New"/>
      </w:rPr>
    </w:lvl>
    <w:lvl w:ilvl="8" w:tplc="E086390E">
      <w:start w:val="1"/>
      <w:numFmt w:val="bullet"/>
      <w:lvlText w:val=""/>
      <w:lvlJc w:val="left"/>
      <w:pPr>
        <w:ind w:left="6480" w:hanging="360"/>
      </w:pPr>
      <w:rPr>
        <w:rFonts w:hint="default" w:ascii="Wingdings" w:hAnsi="Wingdings"/>
      </w:rPr>
    </w:lvl>
  </w:abstractNum>
  <w:abstractNum w:abstractNumId="26" w15:restartNumberingAfterBreak="0">
    <w:nsid w:val="4E334DEF"/>
    <w:multiLevelType w:val="hybridMultilevel"/>
    <w:tmpl w:val="F5D69AF2"/>
    <w:lvl w:ilvl="0" w:tplc="D7F20DDA">
      <w:start w:val="1"/>
      <w:numFmt w:val="bullet"/>
      <w:lvlText w:val=""/>
      <w:lvlJc w:val="left"/>
      <w:pPr>
        <w:ind w:left="720" w:hanging="360"/>
      </w:pPr>
      <w:rPr>
        <w:rFonts w:hint="default" w:ascii="Symbol" w:hAnsi="Symbol"/>
      </w:rPr>
    </w:lvl>
    <w:lvl w:ilvl="1" w:tplc="AEF43A6E">
      <w:start w:val="1"/>
      <w:numFmt w:val="bullet"/>
      <w:lvlText w:val="o"/>
      <w:lvlJc w:val="left"/>
      <w:pPr>
        <w:ind w:left="1440" w:hanging="360"/>
      </w:pPr>
      <w:rPr>
        <w:rFonts w:hint="default" w:ascii="Courier New" w:hAnsi="Courier New"/>
      </w:rPr>
    </w:lvl>
    <w:lvl w:ilvl="2" w:tplc="1FA08408">
      <w:start w:val="1"/>
      <w:numFmt w:val="bullet"/>
      <w:lvlText w:val=""/>
      <w:lvlJc w:val="left"/>
      <w:pPr>
        <w:ind w:left="2160" w:hanging="360"/>
      </w:pPr>
      <w:rPr>
        <w:rFonts w:hint="default" w:ascii="Wingdings" w:hAnsi="Wingdings"/>
      </w:rPr>
    </w:lvl>
    <w:lvl w:ilvl="3" w:tplc="9BE2D302">
      <w:start w:val="1"/>
      <w:numFmt w:val="bullet"/>
      <w:lvlText w:val=""/>
      <w:lvlJc w:val="left"/>
      <w:pPr>
        <w:ind w:left="2880" w:hanging="360"/>
      </w:pPr>
      <w:rPr>
        <w:rFonts w:hint="default" w:ascii="Symbol" w:hAnsi="Symbol"/>
      </w:rPr>
    </w:lvl>
    <w:lvl w:ilvl="4" w:tplc="8C96F01A">
      <w:start w:val="1"/>
      <w:numFmt w:val="bullet"/>
      <w:lvlText w:val="o"/>
      <w:lvlJc w:val="left"/>
      <w:pPr>
        <w:ind w:left="3600" w:hanging="360"/>
      </w:pPr>
      <w:rPr>
        <w:rFonts w:hint="default" w:ascii="Courier New" w:hAnsi="Courier New"/>
      </w:rPr>
    </w:lvl>
    <w:lvl w:ilvl="5" w:tplc="D6FAAC0C">
      <w:start w:val="1"/>
      <w:numFmt w:val="bullet"/>
      <w:lvlText w:val=""/>
      <w:lvlJc w:val="left"/>
      <w:pPr>
        <w:ind w:left="4320" w:hanging="360"/>
      </w:pPr>
      <w:rPr>
        <w:rFonts w:hint="default" w:ascii="Wingdings" w:hAnsi="Wingdings"/>
      </w:rPr>
    </w:lvl>
    <w:lvl w:ilvl="6" w:tplc="BC92C852">
      <w:start w:val="1"/>
      <w:numFmt w:val="bullet"/>
      <w:lvlText w:val=""/>
      <w:lvlJc w:val="left"/>
      <w:pPr>
        <w:ind w:left="5040" w:hanging="360"/>
      </w:pPr>
      <w:rPr>
        <w:rFonts w:hint="default" w:ascii="Symbol" w:hAnsi="Symbol"/>
      </w:rPr>
    </w:lvl>
    <w:lvl w:ilvl="7" w:tplc="81F2BE52">
      <w:start w:val="1"/>
      <w:numFmt w:val="bullet"/>
      <w:lvlText w:val="o"/>
      <w:lvlJc w:val="left"/>
      <w:pPr>
        <w:ind w:left="5760" w:hanging="360"/>
      </w:pPr>
      <w:rPr>
        <w:rFonts w:hint="default" w:ascii="Courier New" w:hAnsi="Courier New"/>
      </w:rPr>
    </w:lvl>
    <w:lvl w:ilvl="8" w:tplc="D1E82FA0">
      <w:start w:val="1"/>
      <w:numFmt w:val="bullet"/>
      <w:lvlText w:val=""/>
      <w:lvlJc w:val="left"/>
      <w:pPr>
        <w:ind w:left="6480" w:hanging="360"/>
      </w:pPr>
      <w:rPr>
        <w:rFonts w:hint="default" w:ascii="Wingdings" w:hAnsi="Wingdings"/>
      </w:rPr>
    </w:lvl>
  </w:abstractNum>
  <w:abstractNum w:abstractNumId="27" w15:restartNumberingAfterBreak="0">
    <w:nsid w:val="4E56D285"/>
    <w:multiLevelType w:val="hybridMultilevel"/>
    <w:tmpl w:val="59D0D382"/>
    <w:lvl w:ilvl="0" w:tplc="9A2AE6F8">
      <w:numFmt w:val="bullet"/>
      <w:lvlText w:val="-"/>
      <w:lvlJc w:val="left"/>
      <w:pPr>
        <w:ind w:left="720" w:hanging="360"/>
      </w:pPr>
      <w:rPr>
        <w:rFonts w:hint="default" w:ascii="Calibri" w:hAnsi="Calibri"/>
      </w:rPr>
    </w:lvl>
    <w:lvl w:ilvl="1" w:tplc="5B7CF6F6">
      <w:start w:val="1"/>
      <w:numFmt w:val="bullet"/>
      <w:lvlText w:val="o"/>
      <w:lvlJc w:val="left"/>
      <w:pPr>
        <w:ind w:left="1440" w:hanging="360"/>
      </w:pPr>
      <w:rPr>
        <w:rFonts w:hint="default" w:ascii="Courier New" w:hAnsi="Courier New"/>
      </w:rPr>
    </w:lvl>
    <w:lvl w:ilvl="2" w:tplc="C90EAE14">
      <w:start w:val="1"/>
      <w:numFmt w:val="bullet"/>
      <w:lvlText w:val=""/>
      <w:lvlJc w:val="left"/>
      <w:pPr>
        <w:ind w:left="2160" w:hanging="360"/>
      </w:pPr>
      <w:rPr>
        <w:rFonts w:hint="default" w:ascii="Wingdings" w:hAnsi="Wingdings"/>
      </w:rPr>
    </w:lvl>
    <w:lvl w:ilvl="3" w:tplc="BE6E0058">
      <w:start w:val="1"/>
      <w:numFmt w:val="bullet"/>
      <w:lvlText w:val=""/>
      <w:lvlJc w:val="left"/>
      <w:pPr>
        <w:ind w:left="2880" w:hanging="360"/>
      </w:pPr>
      <w:rPr>
        <w:rFonts w:hint="default" w:ascii="Symbol" w:hAnsi="Symbol"/>
      </w:rPr>
    </w:lvl>
    <w:lvl w:ilvl="4" w:tplc="7F5A4014">
      <w:start w:val="1"/>
      <w:numFmt w:val="bullet"/>
      <w:lvlText w:val="o"/>
      <w:lvlJc w:val="left"/>
      <w:pPr>
        <w:ind w:left="3600" w:hanging="360"/>
      </w:pPr>
      <w:rPr>
        <w:rFonts w:hint="default" w:ascii="Courier New" w:hAnsi="Courier New"/>
      </w:rPr>
    </w:lvl>
    <w:lvl w:ilvl="5" w:tplc="B0E82E9C">
      <w:start w:val="1"/>
      <w:numFmt w:val="bullet"/>
      <w:lvlText w:val=""/>
      <w:lvlJc w:val="left"/>
      <w:pPr>
        <w:ind w:left="4320" w:hanging="360"/>
      </w:pPr>
      <w:rPr>
        <w:rFonts w:hint="default" w:ascii="Wingdings" w:hAnsi="Wingdings"/>
      </w:rPr>
    </w:lvl>
    <w:lvl w:ilvl="6" w:tplc="9142FD2A">
      <w:start w:val="1"/>
      <w:numFmt w:val="bullet"/>
      <w:lvlText w:val=""/>
      <w:lvlJc w:val="left"/>
      <w:pPr>
        <w:ind w:left="5040" w:hanging="360"/>
      </w:pPr>
      <w:rPr>
        <w:rFonts w:hint="default" w:ascii="Symbol" w:hAnsi="Symbol"/>
      </w:rPr>
    </w:lvl>
    <w:lvl w:ilvl="7" w:tplc="EC7A905A">
      <w:start w:val="1"/>
      <w:numFmt w:val="bullet"/>
      <w:lvlText w:val="o"/>
      <w:lvlJc w:val="left"/>
      <w:pPr>
        <w:ind w:left="5760" w:hanging="360"/>
      </w:pPr>
      <w:rPr>
        <w:rFonts w:hint="default" w:ascii="Courier New" w:hAnsi="Courier New"/>
      </w:rPr>
    </w:lvl>
    <w:lvl w:ilvl="8" w:tplc="6A9EB670">
      <w:start w:val="1"/>
      <w:numFmt w:val="bullet"/>
      <w:lvlText w:val=""/>
      <w:lvlJc w:val="left"/>
      <w:pPr>
        <w:ind w:left="6480" w:hanging="360"/>
      </w:pPr>
      <w:rPr>
        <w:rFonts w:hint="default" w:ascii="Wingdings" w:hAnsi="Wingdings"/>
      </w:rPr>
    </w:lvl>
  </w:abstractNum>
  <w:abstractNum w:abstractNumId="28" w15:restartNumberingAfterBreak="0">
    <w:nsid w:val="507DE63E"/>
    <w:multiLevelType w:val="hybridMultilevel"/>
    <w:tmpl w:val="BC04625A"/>
    <w:lvl w:ilvl="0" w:tplc="A75852C4">
      <w:start w:val="1"/>
      <w:numFmt w:val="decimal"/>
      <w:lvlText w:val="%1."/>
      <w:lvlJc w:val="left"/>
      <w:pPr>
        <w:ind w:left="720" w:hanging="360"/>
      </w:pPr>
    </w:lvl>
    <w:lvl w:ilvl="1" w:tplc="96DC1CAE">
      <w:start w:val="1"/>
      <w:numFmt w:val="lowerLetter"/>
      <w:lvlText w:val="%2."/>
      <w:lvlJc w:val="left"/>
      <w:pPr>
        <w:ind w:left="1440" w:hanging="360"/>
      </w:pPr>
    </w:lvl>
    <w:lvl w:ilvl="2" w:tplc="80E2F418">
      <w:start w:val="1"/>
      <w:numFmt w:val="lowerRoman"/>
      <w:lvlText w:val="%3."/>
      <w:lvlJc w:val="right"/>
      <w:pPr>
        <w:ind w:left="2160" w:hanging="180"/>
      </w:pPr>
    </w:lvl>
    <w:lvl w:ilvl="3" w:tplc="EFFC3A66">
      <w:start w:val="1"/>
      <w:numFmt w:val="decimal"/>
      <w:lvlText w:val="%4."/>
      <w:lvlJc w:val="left"/>
      <w:pPr>
        <w:ind w:left="2880" w:hanging="360"/>
      </w:pPr>
    </w:lvl>
    <w:lvl w:ilvl="4" w:tplc="E56E2ACE">
      <w:start w:val="1"/>
      <w:numFmt w:val="lowerLetter"/>
      <w:lvlText w:val="%5."/>
      <w:lvlJc w:val="left"/>
      <w:pPr>
        <w:ind w:left="3600" w:hanging="360"/>
      </w:pPr>
    </w:lvl>
    <w:lvl w:ilvl="5" w:tplc="65525EE8">
      <w:start w:val="1"/>
      <w:numFmt w:val="lowerRoman"/>
      <w:lvlText w:val="%6."/>
      <w:lvlJc w:val="right"/>
      <w:pPr>
        <w:ind w:left="4320" w:hanging="180"/>
      </w:pPr>
    </w:lvl>
    <w:lvl w:ilvl="6" w:tplc="6EA6751A">
      <w:start w:val="1"/>
      <w:numFmt w:val="decimal"/>
      <w:lvlText w:val="%7."/>
      <w:lvlJc w:val="left"/>
      <w:pPr>
        <w:ind w:left="5040" w:hanging="360"/>
      </w:pPr>
    </w:lvl>
    <w:lvl w:ilvl="7" w:tplc="E83A8CEC">
      <w:start w:val="1"/>
      <w:numFmt w:val="lowerLetter"/>
      <w:lvlText w:val="%8."/>
      <w:lvlJc w:val="left"/>
      <w:pPr>
        <w:ind w:left="5760" w:hanging="360"/>
      </w:pPr>
    </w:lvl>
    <w:lvl w:ilvl="8" w:tplc="D2942690">
      <w:start w:val="1"/>
      <w:numFmt w:val="lowerRoman"/>
      <w:lvlText w:val="%9."/>
      <w:lvlJc w:val="right"/>
      <w:pPr>
        <w:ind w:left="6480" w:hanging="180"/>
      </w:pPr>
    </w:lvl>
  </w:abstractNum>
  <w:abstractNum w:abstractNumId="29" w15:restartNumberingAfterBreak="0">
    <w:nsid w:val="52A6FF80"/>
    <w:multiLevelType w:val="hybridMultilevel"/>
    <w:tmpl w:val="C374C738"/>
    <w:lvl w:ilvl="0" w:tplc="30964620">
      <w:numFmt w:val="bullet"/>
      <w:lvlText w:val="-"/>
      <w:lvlJc w:val="left"/>
      <w:pPr>
        <w:ind w:left="720" w:hanging="360"/>
      </w:pPr>
      <w:rPr>
        <w:rFonts w:hint="default" w:ascii="Calibri" w:hAnsi="Calibri"/>
      </w:rPr>
    </w:lvl>
    <w:lvl w:ilvl="1" w:tplc="AAD67188">
      <w:start w:val="1"/>
      <w:numFmt w:val="bullet"/>
      <w:lvlText w:val="o"/>
      <w:lvlJc w:val="left"/>
      <w:pPr>
        <w:ind w:left="1440" w:hanging="360"/>
      </w:pPr>
      <w:rPr>
        <w:rFonts w:hint="default" w:ascii="Courier New" w:hAnsi="Courier New"/>
      </w:rPr>
    </w:lvl>
    <w:lvl w:ilvl="2" w:tplc="DFF09916">
      <w:start w:val="1"/>
      <w:numFmt w:val="bullet"/>
      <w:lvlText w:val=""/>
      <w:lvlJc w:val="left"/>
      <w:pPr>
        <w:ind w:left="2160" w:hanging="360"/>
      </w:pPr>
      <w:rPr>
        <w:rFonts w:hint="default" w:ascii="Wingdings" w:hAnsi="Wingdings"/>
      </w:rPr>
    </w:lvl>
    <w:lvl w:ilvl="3" w:tplc="4F66862E">
      <w:start w:val="1"/>
      <w:numFmt w:val="bullet"/>
      <w:lvlText w:val=""/>
      <w:lvlJc w:val="left"/>
      <w:pPr>
        <w:ind w:left="2880" w:hanging="360"/>
      </w:pPr>
      <w:rPr>
        <w:rFonts w:hint="default" w:ascii="Symbol" w:hAnsi="Symbol"/>
      </w:rPr>
    </w:lvl>
    <w:lvl w:ilvl="4" w:tplc="26BEBA20">
      <w:start w:val="1"/>
      <w:numFmt w:val="bullet"/>
      <w:lvlText w:val="o"/>
      <w:lvlJc w:val="left"/>
      <w:pPr>
        <w:ind w:left="3600" w:hanging="360"/>
      </w:pPr>
      <w:rPr>
        <w:rFonts w:hint="default" w:ascii="Courier New" w:hAnsi="Courier New"/>
      </w:rPr>
    </w:lvl>
    <w:lvl w:ilvl="5" w:tplc="E806C5B6">
      <w:start w:val="1"/>
      <w:numFmt w:val="bullet"/>
      <w:lvlText w:val=""/>
      <w:lvlJc w:val="left"/>
      <w:pPr>
        <w:ind w:left="4320" w:hanging="360"/>
      </w:pPr>
      <w:rPr>
        <w:rFonts w:hint="default" w:ascii="Wingdings" w:hAnsi="Wingdings"/>
      </w:rPr>
    </w:lvl>
    <w:lvl w:ilvl="6" w:tplc="67DE10CA">
      <w:start w:val="1"/>
      <w:numFmt w:val="bullet"/>
      <w:lvlText w:val=""/>
      <w:lvlJc w:val="left"/>
      <w:pPr>
        <w:ind w:left="5040" w:hanging="360"/>
      </w:pPr>
      <w:rPr>
        <w:rFonts w:hint="default" w:ascii="Symbol" w:hAnsi="Symbol"/>
      </w:rPr>
    </w:lvl>
    <w:lvl w:ilvl="7" w:tplc="9222AFEE">
      <w:start w:val="1"/>
      <w:numFmt w:val="bullet"/>
      <w:lvlText w:val="o"/>
      <w:lvlJc w:val="left"/>
      <w:pPr>
        <w:ind w:left="5760" w:hanging="360"/>
      </w:pPr>
      <w:rPr>
        <w:rFonts w:hint="default" w:ascii="Courier New" w:hAnsi="Courier New"/>
      </w:rPr>
    </w:lvl>
    <w:lvl w:ilvl="8" w:tplc="D11A4EAA">
      <w:start w:val="1"/>
      <w:numFmt w:val="bullet"/>
      <w:lvlText w:val=""/>
      <w:lvlJc w:val="left"/>
      <w:pPr>
        <w:ind w:left="6480" w:hanging="360"/>
      </w:pPr>
      <w:rPr>
        <w:rFonts w:hint="default" w:ascii="Wingdings" w:hAnsi="Wingdings"/>
      </w:rPr>
    </w:lvl>
  </w:abstractNum>
  <w:abstractNum w:abstractNumId="30" w15:restartNumberingAfterBreak="0">
    <w:nsid w:val="53A94B57"/>
    <w:multiLevelType w:val="hybridMultilevel"/>
    <w:tmpl w:val="19E27BE6"/>
    <w:lvl w:ilvl="0" w:tplc="C3644438">
      <w:start w:val="1"/>
      <w:numFmt w:val="decimal"/>
      <w:lvlText w:val="%1."/>
      <w:lvlJc w:val="left"/>
      <w:pPr>
        <w:ind w:left="720" w:hanging="360"/>
      </w:pPr>
    </w:lvl>
    <w:lvl w:ilvl="1" w:tplc="844A9A1C">
      <w:start w:val="1"/>
      <w:numFmt w:val="lowerLetter"/>
      <w:lvlText w:val="%2."/>
      <w:lvlJc w:val="left"/>
      <w:pPr>
        <w:ind w:left="1440" w:hanging="360"/>
      </w:pPr>
    </w:lvl>
    <w:lvl w:ilvl="2" w:tplc="AAAE6D14">
      <w:start w:val="1"/>
      <w:numFmt w:val="lowerRoman"/>
      <w:lvlText w:val="%3."/>
      <w:lvlJc w:val="right"/>
      <w:pPr>
        <w:ind w:left="2160" w:hanging="180"/>
      </w:pPr>
    </w:lvl>
    <w:lvl w:ilvl="3" w:tplc="2BF007F0">
      <w:start w:val="1"/>
      <w:numFmt w:val="decimal"/>
      <w:lvlText w:val="%4."/>
      <w:lvlJc w:val="left"/>
      <w:pPr>
        <w:ind w:left="2880" w:hanging="360"/>
      </w:pPr>
    </w:lvl>
    <w:lvl w:ilvl="4" w:tplc="E090B8EA">
      <w:start w:val="1"/>
      <w:numFmt w:val="lowerLetter"/>
      <w:lvlText w:val="%5."/>
      <w:lvlJc w:val="left"/>
      <w:pPr>
        <w:ind w:left="3600" w:hanging="360"/>
      </w:pPr>
    </w:lvl>
    <w:lvl w:ilvl="5" w:tplc="776E545A">
      <w:start w:val="1"/>
      <w:numFmt w:val="lowerRoman"/>
      <w:lvlText w:val="%6."/>
      <w:lvlJc w:val="right"/>
      <w:pPr>
        <w:ind w:left="4320" w:hanging="180"/>
      </w:pPr>
    </w:lvl>
    <w:lvl w:ilvl="6" w:tplc="7CC65032">
      <w:start w:val="1"/>
      <w:numFmt w:val="decimal"/>
      <w:lvlText w:val="%7."/>
      <w:lvlJc w:val="left"/>
      <w:pPr>
        <w:ind w:left="5040" w:hanging="360"/>
      </w:pPr>
    </w:lvl>
    <w:lvl w:ilvl="7" w:tplc="E410C778">
      <w:start w:val="1"/>
      <w:numFmt w:val="lowerLetter"/>
      <w:lvlText w:val="%8."/>
      <w:lvlJc w:val="left"/>
      <w:pPr>
        <w:ind w:left="5760" w:hanging="360"/>
      </w:pPr>
    </w:lvl>
    <w:lvl w:ilvl="8" w:tplc="E3AA8258">
      <w:start w:val="1"/>
      <w:numFmt w:val="lowerRoman"/>
      <w:lvlText w:val="%9."/>
      <w:lvlJc w:val="right"/>
      <w:pPr>
        <w:ind w:left="6480" w:hanging="180"/>
      </w:pPr>
    </w:lvl>
  </w:abstractNum>
  <w:abstractNum w:abstractNumId="31" w15:restartNumberingAfterBreak="0">
    <w:nsid w:val="53B59042"/>
    <w:multiLevelType w:val="hybridMultilevel"/>
    <w:tmpl w:val="D63A055A"/>
    <w:lvl w:ilvl="0" w:tplc="9586CA98">
      <w:start w:val="2"/>
      <w:numFmt w:val="bullet"/>
      <w:lvlText w:val="-"/>
      <w:lvlJc w:val="left"/>
      <w:pPr>
        <w:ind w:left="720" w:hanging="360"/>
      </w:pPr>
      <w:rPr>
        <w:rFonts w:hint="default" w:ascii="Calibri" w:hAnsi="Calibri"/>
      </w:rPr>
    </w:lvl>
    <w:lvl w:ilvl="1" w:tplc="CE4A8E8E">
      <w:start w:val="1"/>
      <w:numFmt w:val="bullet"/>
      <w:lvlText w:val="o"/>
      <w:lvlJc w:val="left"/>
      <w:pPr>
        <w:ind w:left="1440" w:hanging="360"/>
      </w:pPr>
      <w:rPr>
        <w:rFonts w:hint="default" w:ascii="Courier New" w:hAnsi="Courier New"/>
      </w:rPr>
    </w:lvl>
    <w:lvl w:ilvl="2" w:tplc="4F90B9BC">
      <w:start w:val="1"/>
      <w:numFmt w:val="bullet"/>
      <w:lvlText w:val=""/>
      <w:lvlJc w:val="left"/>
      <w:pPr>
        <w:ind w:left="2160" w:hanging="360"/>
      </w:pPr>
      <w:rPr>
        <w:rFonts w:hint="default" w:ascii="Wingdings" w:hAnsi="Wingdings"/>
      </w:rPr>
    </w:lvl>
    <w:lvl w:ilvl="3" w:tplc="125A84AE">
      <w:start w:val="1"/>
      <w:numFmt w:val="bullet"/>
      <w:lvlText w:val=""/>
      <w:lvlJc w:val="left"/>
      <w:pPr>
        <w:ind w:left="2880" w:hanging="360"/>
      </w:pPr>
      <w:rPr>
        <w:rFonts w:hint="default" w:ascii="Symbol" w:hAnsi="Symbol"/>
      </w:rPr>
    </w:lvl>
    <w:lvl w:ilvl="4" w:tplc="A934DD1C">
      <w:start w:val="1"/>
      <w:numFmt w:val="bullet"/>
      <w:lvlText w:val="o"/>
      <w:lvlJc w:val="left"/>
      <w:pPr>
        <w:ind w:left="3600" w:hanging="360"/>
      </w:pPr>
      <w:rPr>
        <w:rFonts w:hint="default" w:ascii="Courier New" w:hAnsi="Courier New"/>
      </w:rPr>
    </w:lvl>
    <w:lvl w:ilvl="5" w:tplc="3C5890B8">
      <w:start w:val="1"/>
      <w:numFmt w:val="bullet"/>
      <w:lvlText w:val=""/>
      <w:lvlJc w:val="left"/>
      <w:pPr>
        <w:ind w:left="4320" w:hanging="360"/>
      </w:pPr>
      <w:rPr>
        <w:rFonts w:hint="default" w:ascii="Wingdings" w:hAnsi="Wingdings"/>
      </w:rPr>
    </w:lvl>
    <w:lvl w:ilvl="6" w:tplc="4C1646B0">
      <w:start w:val="1"/>
      <w:numFmt w:val="bullet"/>
      <w:lvlText w:val=""/>
      <w:lvlJc w:val="left"/>
      <w:pPr>
        <w:ind w:left="5040" w:hanging="360"/>
      </w:pPr>
      <w:rPr>
        <w:rFonts w:hint="default" w:ascii="Symbol" w:hAnsi="Symbol"/>
      </w:rPr>
    </w:lvl>
    <w:lvl w:ilvl="7" w:tplc="27461BCA">
      <w:start w:val="1"/>
      <w:numFmt w:val="bullet"/>
      <w:lvlText w:val="o"/>
      <w:lvlJc w:val="left"/>
      <w:pPr>
        <w:ind w:left="5760" w:hanging="360"/>
      </w:pPr>
      <w:rPr>
        <w:rFonts w:hint="default" w:ascii="Courier New" w:hAnsi="Courier New"/>
      </w:rPr>
    </w:lvl>
    <w:lvl w:ilvl="8" w:tplc="8D4CFF3E">
      <w:start w:val="1"/>
      <w:numFmt w:val="bullet"/>
      <w:lvlText w:val=""/>
      <w:lvlJc w:val="left"/>
      <w:pPr>
        <w:ind w:left="6480" w:hanging="360"/>
      </w:pPr>
      <w:rPr>
        <w:rFonts w:hint="default" w:ascii="Wingdings" w:hAnsi="Wingdings"/>
      </w:rPr>
    </w:lvl>
  </w:abstractNum>
  <w:abstractNum w:abstractNumId="32" w15:restartNumberingAfterBreak="0">
    <w:nsid w:val="53DBE252"/>
    <w:multiLevelType w:val="hybridMultilevel"/>
    <w:tmpl w:val="E4704242"/>
    <w:lvl w:ilvl="0" w:tplc="2DA0CF2E">
      <w:start w:val="2"/>
      <w:numFmt w:val="bullet"/>
      <w:lvlText w:val="-"/>
      <w:lvlJc w:val="left"/>
      <w:pPr>
        <w:ind w:left="720" w:hanging="360"/>
      </w:pPr>
      <w:rPr>
        <w:rFonts w:hint="default" w:ascii="Calibri" w:hAnsi="Calibri"/>
      </w:rPr>
    </w:lvl>
    <w:lvl w:ilvl="1" w:tplc="C38696FC">
      <w:start w:val="1"/>
      <w:numFmt w:val="bullet"/>
      <w:lvlText w:val="o"/>
      <w:lvlJc w:val="left"/>
      <w:pPr>
        <w:ind w:left="1440" w:hanging="360"/>
      </w:pPr>
      <w:rPr>
        <w:rFonts w:hint="default" w:ascii="Courier New" w:hAnsi="Courier New"/>
      </w:rPr>
    </w:lvl>
    <w:lvl w:ilvl="2" w:tplc="A9E2C414">
      <w:start w:val="1"/>
      <w:numFmt w:val="bullet"/>
      <w:lvlText w:val=""/>
      <w:lvlJc w:val="left"/>
      <w:pPr>
        <w:ind w:left="2160" w:hanging="360"/>
      </w:pPr>
      <w:rPr>
        <w:rFonts w:hint="default" w:ascii="Wingdings" w:hAnsi="Wingdings"/>
      </w:rPr>
    </w:lvl>
    <w:lvl w:ilvl="3" w:tplc="A5180918">
      <w:start w:val="1"/>
      <w:numFmt w:val="bullet"/>
      <w:lvlText w:val=""/>
      <w:lvlJc w:val="left"/>
      <w:pPr>
        <w:ind w:left="2880" w:hanging="360"/>
      </w:pPr>
      <w:rPr>
        <w:rFonts w:hint="default" w:ascii="Symbol" w:hAnsi="Symbol"/>
      </w:rPr>
    </w:lvl>
    <w:lvl w:ilvl="4" w:tplc="38AA5854">
      <w:start w:val="1"/>
      <w:numFmt w:val="bullet"/>
      <w:lvlText w:val="o"/>
      <w:lvlJc w:val="left"/>
      <w:pPr>
        <w:ind w:left="3600" w:hanging="360"/>
      </w:pPr>
      <w:rPr>
        <w:rFonts w:hint="default" w:ascii="Courier New" w:hAnsi="Courier New"/>
      </w:rPr>
    </w:lvl>
    <w:lvl w:ilvl="5" w:tplc="EBA47DB2">
      <w:start w:val="1"/>
      <w:numFmt w:val="bullet"/>
      <w:lvlText w:val=""/>
      <w:lvlJc w:val="left"/>
      <w:pPr>
        <w:ind w:left="4320" w:hanging="360"/>
      </w:pPr>
      <w:rPr>
        <w:rFonts w:hint="default" w:ascii="Wingdings" w:hAnsi="Wingdings"/>
      </w:rPr>
    </w:lvl>
    <w:lvl w:ilvl="6" w:tplc="7A14E0BC">
      <w:start w:val="1"/>
      <w:numFmt w:val="bullet"/>
      <w:lvlText w:val=""/>
      <w:lvlJc w:val="left"/>
      <w:pPr>
        <w:ind w:left="5040" w:hanging="360"/>
      </w:pPr>
      <w:rPr>
        <w:rFonts w:hint="default" w:ascii="Symbol" w:hAnsi="Symbol"/>
      </w:rPr>
    </w:lvl>
    <w:lvl w:ilvl="7" w:tplc="079C700E">
      <w:start w:val="1"/>
      <w:numFmt w:val="bullet"/>
      <w:lvlText w:val="o"/>
      <w:lvlJc w:val="left"/>
      <w:pPr>
        <w:ind w:left="5760" w:hanging="360"/>
      </w:pPr>
      <w:rPr>
        <w:rFonts w:hint="default" w:ascii="Courier New" w:hAnsi="Courier New"/>
      </w:rPr>
    </w:lvl>
    <w:lvl w:ilvl="8" w:tplc="4CA49758">
      <w:start w:val="1"/>
      <w:numFmt w:val="bullet"/>
      <w:lvlText w:val=""/>
      <w:lvlJc w:val="left"/>
      <w:pPr>
        <w:ind w:left="6480" w:hanging="360"/>
      </w:pPr>
      <w:rPr>
        <w:rFonts w:hint="default" w:ascii="Wingdings" w:hAnsi="Wingdings"/>
      </w:rPr>
    </w:lvl>
  </w:abstractNum>
  <w:abstractNum w:abstractNumId="33" w15:restartNumberingAfterBreak="0">
    <w:nsid w:val="540800FB"/>
    <w:multiLevelType w:val="hybridMultilevel"/>
    <w:tmpl w:val="0A3858EC"/>
    <w:lvl w:ilvl="0" w:tplc="3A0C3288">
      <w:numFmt w:val="bullet"/>
      <w:lvlText w:val="-"/>
      <w:lvlJc w:val="left"/>
      <w:pPr>
        <w:ind w:left="720" w:hanging="360"/>
      </w:pPr>
      <w:rPr>
        <w:rFonts w:hint="default" w:ascii="Calibri" w:hAnsi="Calibri" w:cs="Calibri" w:eastAsiaTheme="minorHAns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4" w15:restartNumberingAfterBreak="0">
    <w:nsid w:val="573BAB76"/>
    <w:multiLevelType w:val="hybridMultilevel"/>
    <w:tmpl w:val="7876CC42"/>
    <w:lvl w:ilvl="0" w:tplc="A390631A">
      <w:start w:val="2"/>
      <w:numFmt w:val="bullet"/>
      <w:lvlText w:val="-"/>
      <w:lvlJc w:val="left"/>
      <w:pPr>
        <w:ind w:left="720" w:hanging="360"/>
      </w:pPr>
      <w:rPr>
        <w:rFonts w:hint="default" w:ascii="Calibri" w:hAnsi="Calibri"/>
      </w:rPr>
    </w:lvl>
    <w:lvl w:ilvl="1" w:tplc="6DFCC926">
      <w:start w:val="1"/>
      <w:numFmt w:val="bullet"/>
      <w:lvlText w:val="o"/>
      <w:lvlJc w:val="left"/>
      <w:pPr>
        <w:ind w:left="1440" w:hanging="360"/>
      </w:pPr>
      <w:rPr>
        <w:rFonts w:hint="default" w:ascii="Courier New" w:hAnsi="Courier New"/>
      </w:rPr>
    </w:lvl>
    <w:lvl w:ilvl="2" w:tplc="36C0F2B4">
      <w:start w:val="1"/>
      <w:numFmt w:val="bullet"/>
      <w:lvlText w:val=""/>
      <w:lvlJc w:val="left"/>
      <w:pPr>
        <w:ind w:left="2160" w:hanging="360"/>
      </w:pPr>
      <w:rPr>
        <w:rFonts w:hint="default" w:ascii="Wingdings" w:hAnsi="Wingdings"/>
      </w:rPr>
    </w:lvl>
    <w:lvl w:ilvl="3" w:tplc="A9D01CB4">
      <w:start w:val="1"/>
      <w:numFmt w:val="bullet"/>
      <w:lvlText w:val=""/>
      <w:lvlJc w:val="left"/>
      <w:pPr>
        <w:ind w:left="2880" w:hanging="360"/>
      </w:pPr>
      <w:rPr>
        <w:rFonts w:hint="default" w:ascii="Symbol" w:hAnsi="Symbol"/>
      </w:rPr>
    </w:lvl>
    <w:lvl w:ilvl="4" w:tplc="8130AE48">
      <w:start w:val="1"/>
      <w:numFmt w:val="bullet"/>
      <w:lvlText w:val="o"/>
      <w:lvlJc w:val="left"/>
      <w:pPr>
        <w:ind w:left="3600" w:hanging="360"/>
      </w:pPr>
      <w:rPr>
        <w:rFonts w:hint="default" w:ascii="Courier New" w:hAnsi="Courier New"/>
      </w:rPr>
    </w:lvl>
    <w:lvl w:ilvl="5" w:tplc="7DBAEAB8">
      <w:start w:val="1"/>
      <w:numFmt w:val="bullet"/>
      <w:lvlText w:val=""/>
      <w:lvlJc w:val="left"/>
      <w:pPr>
        <w:ind w:left="4320" w:hanging="360"/>
      </w:pPr>
      <w:rPr>
        <w:rFonts w:hint="default" w:ascii="Wingdings" w:hAnsi="Wingdings"/>
      </w:rPr>
    </w:lvl>
    <w:lvl w:ilvl="6" w:tplc="2354B25C">
      <w:start w:val="1"/>
      <w:numFmt w:val="bullet"/>
      <w:lvlText w:val=""/>
      <w:lvlJc w:val="left"/>
      <w:pPr>
        <w:ind w:left="5040" w:hanging="360"/>
      </w:pPr>
      <w:rPr>
        <w:rFonts w:hint="default" w:ascii="Symbol" w:hAnsi="Symbol"/>
      </w:rPr>
    </w:lvl>
    <w:lvl w:ilvl="7" w:tplc="1CBEF91C">
      <w:start w:val="1"/>
      <w:numFmt w:val="bullet"/>
      <w:lvlText w:val="o"/>
      <w:lvlJc w:val="left"/>
      <w:pPr>
        <w:ind w:left="5760" w:hanging="360"/>
      </w:pPr>
      <w:rPr>
        <w:rFonts w:hint="default" w:ascii="Courier New" w:hAnsi="Courier New"/>
      </w:rPr>
    </w:lvl>
    <w:lvl w:ilvl="8" w:tplc="56D0003A">
      <w:start w:val="1"/>
      <w:numFmt w:val="bullet"/>
      <w:lvlText w:val=""/>
      <w:lvlJc w:val="left"/>
      <w:pPr>
        <w:ind w:left="6480" w:hanging="360"/>
      </w:pPr>
      <w:rPr>
        <w:rFonts w:hint="default" w:ascii="Wingdings" w:hAnsi="Wingdings"/>
      </w:rPr>
    </w:lvl>
  </w:abstractNum>
  <w:abstractNum w:abstractNumId="35" w15:restartNumberingAfterBreak="0">
    <w:nsid w:val="63826F3B"/>
    <w:multiLevelType w:val="hybridMultilevel"/>
    <w:tmpl w:val="A6E676E8"/>
    <w:lvl w:ilvl="0" w:tplc="2CC29DC4">
      <w:start w:val="1"/>
      <w:numFmt w:val="decimal"/>
      <w:lvlText w:val="%1."/>
      <w:lvlJc w:val="left"/>
      <w:pPr>
        <w:ind w:left="720" w:hanging="360"/>
      </w:pPr>
    </w:lvl>
    <w:lvl w:ilvl="1" w:tplc="FCD288F4">
      <w:start w:val="1"/>
      <w:numFmt w:val="lowerLetter"/>
      <w:lvlText w:val="%2."/>
      <w:lvlJc w:val="left"/>
      <w:pPr>
        <w:ind w:left="1440" w:hanging="360"/>
      </w:pPr>
    </w:lvl>
    <w:lvl w:ilvl="2" w:tplc="72300A14">
      <w:start w:val="1"/>
      <w:numFmt w:val="lowerRoman"/>
      <w:lvlText w:val="%3."/>
      <w:lvlJc w:val="right"/>
      <w:pPr>
        <w:ind w:left="2160" w:hanging="180"/>
      </w:pPr>
    </w:lvl>
    <w:lvl w:ilvl="3" w:tplc="035A143C">
      <w:start w:val="1"/>
      <w:numFmt w:val="decimal"/>
      <w:lvlText w:val="%4."/>
      <w:lvlJc w:val="left"/>
      <w:pPr>
        <w:ind w:left="2880" w:hanging="360"/>
      </w:pPr>
    </w:lvl>
    <w:lvl w:ilvl="4" w:tplc="7E645CCE">
      <w:start w:val="1"/>
      <w:numFmt w:val="lowerLetter"/>
      <w:lvlText w:val="%5."/>
      <w:lvlJc w:val="left"/>
      <w:pPr>
        <w:ind w:left="3600" w:hanging="360"/>
      </w:pPr>
    </w:lvl>
    <w:lvl w:ilvl="5" w:tplc="9F0C37A0">
      <w:start w:val="1"/>
      <w:numFmt w:val="lowerRoman"/>
      <w:lvlText w:val="%6."/>
      <w:lvlJc w:val="right"/>
      <w:pPr>
        <w:ind w:left="4320" w:hanging="180"/>
      </w:pPr>
    </w:lvl>
    <w:lvl w:ilvl="6" w:tplc="5FACDCAC">
      <w:start w:val="1"/>
      <w:numFmt w:val="decimal"/>
      <w:lvlText w:val="%7."/>
      <w:lvlJc w:val="left"/>
      <w:pPr>
        <w:ind w:left="5040" w:hanging="360"/>
      </w:pPr>
    </w:lvl>
    <w:lvl w:ilvl="7" w:tplc="4B568AC2">
      <w:start w:val="1"/>
      <w:numFmt w:val="lowerLetter"/>
      <w:lvlText w:val="%8."/>
      <w:lvlJc w:val="left"/>
      <w:pPr>
        <w:ind w:left="5760" w:hanging="360"/>
      </w:pPr>
    </w:lvl>
    <w:lvl w:ilvl="8" w:tplc="B9185070">
      <w:start w:val="1"/>
      <w:numFmt w:val="lowerRoman"/>
      <w:lvlText w:val="%9."/>
      <w:lvlJc w:val="right"/>
      <w:pPr>
        <w:ind w:left="6480" w:hanging="180"/>
      </w:pPr>
    </w:lvl>
  </w:abstractNum>
  <w:abstractNum w:abstractNumId="36" w15:restartNumberingAfterBreak="0">
    <w:nsid w:val="67621623"/>
    <w:multiLevelType w:val="hybridMultilevel"/>
    <w:tmpl w:val="AA02992A"/>
    <w:lvl w:ilvl="0" w:tplc="6ABE8522">
      <w:start w:val="1"/>
      <w:numFmt w:val="decimal"/>
      <w:lvlText w:val="%1."/>
      <w:lvlJc w:val="left"/>
      <w:pPr>
        <w:ind w:left="720" w:hanging="360"/>
      </w:pPr>
    </w:lvl>
    <w:lvl w:ilvl="1" w:tplc="08C02652">
      <w:start w:val="1"/>
      <w:numFmt w:val="lowerLetter"/>
      <w:lvlText w:val="%2."/>
      <w:lvlJc w:val="left"/>
      <w:pPr>
        <w:ind w:left="1440" w:hanging="360"/>
      </w:pPr>
    </w:lvl>
    <w:lvl w:ilvl="2" w:tplc="9CBA13DA">
      <w:start w:val="1"/>
      <w:numFmt w:val="lowerRoman"/>
      <w:lvlText w:val="%3."/>
      <w:lvlJc w:val="right"/>
      <w:pPr>
        <w:ind w:left="2160" w:hanging="180"/>
      </w:pPr>
    </w:lvl>
    <w:lvl w:ilvl="3" w:tplc="E4B69B50">
      <w:start w:val="1"/>
      <w:numFmt w:val="decimal"/>
      <w:lvlText w:val="%4."/>
      <w:lvlJc w:val="left"/>
      <w:pPr>
        <w:ind w:left="2880" w:hanging="360"/>
      </w:pPr>
    </w:lvl>
    <w:lvl w:ilvl="4" w:tplc="C3A40A06">
      <w:start w:val="1"/>
      <w:numFmt w:val="lowerLetter"/>
      <w:lvlText w:val="%5."/>
      <w:lvlJc w:val="left"/>
      <w:pPr>
        <w:ind w:left="3600" w:hanging="360"/>
      </w:pPr>
    </w:lvl>
    <w:lvl w:ilvl="5" w:tplc="F228A4E2">
      <w:start w:val="1"/>
      <w:numFmt w:val="lowerRoman"/>
      <w:lvlText w:val="%6."/>
      <w:lvlJc w:val="right"/>
      <w:pPr>
        <w:ind w:left="4320" w:hanging="180"/>
      </w:pPr>
    </w:lvl>
    <w:lvl w:ilvl="6" w:tplc="E0802208">
      <w:start w:val="1"/>
      <w:numFmt w:val="decimal"/>
      <w:lvlText w:val="%7."/>
      <w:lvlJc w:val="left"/>
      <w:pPr>
        <w:ind w:left="5040" w:hanging="360"/>
      </w:pPr>
    </w:lvl>
    <w:lvl w:ilvl="7" w:tplc="E8803052">
      <w:start w:val="1"/>
      <w:numFmt w:val="lowerLetter"/>
      <w:lvlText w:val="%8."/>
      <w:lvlJc w:val="left"/>
      <w:pPr>
        <w:ind w:left="5760" w:hanging="360"/>
      </w:pPr>
    </w:lvl>
    <w:lvl w:ilvl="8" w:tplc="1DC8FEB8">
      <w:start w:val="1"/>
      <w:numFmt w:val="lowerRoman"/>
      <w:lvlText w:val="%9."/>
      <w:lvlJc w:val="right"/>
      <w:pPr>
        <w:ind w:left="6480" w:hanging="180"/>
      </w:pPr>
    </w:lvl>
  </w:abstractNum>
  <w:abstractNum w:abstractNumId="37" w15:restartNumberingAfterBreak="0">
    <w:nsid w:val="6BAC8B02"/>
    <w:multiLevelType w:val="hybridMultilevel"/>
    <w:tmpl w:val="5450DF78"/>
    <w:lvl w:ilvl="0" w:tplc="9BBAD886">
      <w:start w:val="1"/>
      <w:numFmt w:val="bullet"/>
      <w:lvlText w:val=""/>
      <w:lvlJc w:val="left"/>
      <w:pPr>
        <w:ind w:left="720" w:hanging="360"/>
      </w:pPr>
      <w:rPr>
        <w:rFonts w:hint="default" w:ascii="Symbol" w:hAnsi="Symbol"/>
      </w:rPr>
    </w:lvl>
    <w:lvl w:ilvl="1" w:tplc="28DE3EBA">
      <w:start w:val="1"/>
      <w:numFmt w:val="bullet"/>
      <w:lvlText w:val="o"/>
      <w:lvlJc w:val="left"/>
      <w:pPr>
        <w:ind w:left="1440" w:hanging="360"/>
      </w:pPr>
      <w:rPr>
        <w:rFonts w:hint="default" w:ascii="Courier New" w:hAnsi="Courier New"/>
      </w:rPr>
    </w:lvl>
    <w:lvl w:ilvl="2" w:tplc="C6762DD0">
      <w:start w:val="1"/>
      <w:numFmt w:val="bullet"/>
      <w:lvlText w:val=""/>
      <w:lvlJc w:val="left"/>
      <w:pPr>
        <w:ind w:left="2160" w:hanging="360"/>
      </w:pPr>
      <w:rPr>
        <w:rFonts w:hint="default" w:ascii="Wingdings" w:hAnsi="Wingdings"/>
      </w:rPr>
    </w:lvl>
    <w:lvl w:ilvl="3" w:tplc="0114D7D0">
      <w:start w:val="1"/>
      <w:numFmt w:val="bullet"/>
      <w:lvlText w:val=""/>
      <w:lvlJc w:val="left"/>
      <w:pPr>
        <w:ind w:left="2880" w:hanging="360"/>
      </w:pPr>
      <w:rPr>
        <w:rFonts w:hint="default" w:ascii="Symbol" w:hAnsi="Symbol"/>
      </w:rPr>
    </w:lvl>
    <w:lvl w:ilvl="4" w:tplc="CBAAB8C2">
      <w:start w:val="1"/>
      <w:numFmt w:val="bullet"/>
      <w:lvlText w:val="o"/>
      <w:lvlJc w:val="left"/>
      <w:pPr>
        <w:ind w:left="3600" w:hanging="360"/>
      </w:pPr>
      <w:rPr>
        <w:rFonts w:hint="default" w:ascii="Courier New" w:hAnsi="Courier New"/>
      </w:rPr>
    </w:lvl>
    <w:lvl w:ilvl="5" w:tplc="623C167C">
      <w:start w:val="1"/>
      <w:numFmt w:val="bullet"/>
      <w:lvlText w:val=""/>
      <w:lvlJc w:val="left"/>
      <w:pPr>
        <w:ind w:left="4320" w:hanging="360"/>
      </w:pPr>
      <w:rPr>
        <w:rFonts w:hint="default" w:ascii="Wingdings" w:hAnsi="Wingdings"/>
      </w:rPr>
    </w:lvl>
    <w:lvl w:ilvl="6" w:tplc="E340BB80">
      <w:start w:val="1"/>
      <w:numFmt w:val="bullet"/>
      <w:lvlText w:val=""/>
      <w:lvlJc w:val="left"/>
      <w:pPr>
        <w:ind w:left="5040" w:hanging="360"/>
      </w:pPr>
      <w:rPr>
        <w:rFonts w:hint="default" w:ascii="Symbol" w:hAnsi="Symbol"/>
      </w:rPr>
    </w:lvl>
    <w:lvl w:ilvl="7" w:tplc="8DB0010C">
      <w:start w:val="1"/>
      <w:numFmt w:val="bullet"/>
      <w:lvlText w:val="o"/>
      <w:lvlJc w:val="left"/>
      <w:pPr>
        <w:ind w:left="5760" w:hanging="360"/>
      </w:pPr>
      <w:rPr>
        <w:rFonts w:hint="default" w:ascii="Courier New" w:hAnsi="Courier New"/>
      </w:rPr>
    </w:lvl>
    <w:lvl w:ilvl="8" w:tplc="9622126A">
      <w:start w:val="1"/>
      <w:numFmt w:val="bullet"/>
      <w:lvlText w:val=""/>
      <w:lvlJc w:val="left"/>
      <w:pPr>
        <w:ind w:left="6480" w:hanging="360"/>
      </w:pPr>
      <w:rPr>
        <w:rFonts w:hint="default" w:ascii="Wingdings" w:hAnsi="Wingdings"/>
      </w:rPr>
    </w:lvl>
  </w:abstractNum>
  <w:abstractNum w:abstractNumId="38" w15:restartNumberingAfterBreak="0">
    <w:nsid w:val="6D64C991"/>
    <w:multiLevelType w:val="hybridMultilevel"/>
    <w:tmpl w:val="34782E76"/>
    <w:lvl w:ilvl="0" w:tplc="E592C70E">
      <w:start w:val="1"/>
      <w:numFmt w:val="decimal"/>
      <w:lvlText w:val="%1."/>
      <w:lvlJc w:val="left"/>
      <w:pPr>
        <w:ind w:left="720" w:hanging="360"/>
      </w:pPr>
    </w:lvl>
    <w:lvl w:ilvl="1" w:tplc="0B9EED68">
      <w:start w:val="1"/>
      <w:numFmt w:val="lowerLetter"/>
      <w:lvlText w:val="%2."/>
      <w:lvlJc w:val="left"/>
      <w:pPr>
        <w:ind w:left="1440" w:hanging="360"/>
      </w:pPr>
    </w:lvl>
    <w:lvl w:ilvl="2" w:tplc="62CEF52E">
      <w:start w:val="1"/>
      <w:numFmt w:val="lowerRoman"/>
      <w:lvlText w:val="%3."/>
      <w:lvlJc w:val="right"/>
      <w:pPr>
        <w:ind w:left="2160" w:hanging="180"/>
      </w:pPr>
    </w:lvl>
    <w:lvl w:ilvl="3" w:tplc="7722F3AA">
      <w:start w:val="1"/>
      <w:numFmt w:val="decimal"/>
      <w:lvlText w:val="%4."/>
      <w:lvlJc w:val="left"/>
      <w:pPr>
        <w:ind w:left="2880" w:hanging="360"/>
      </w:pPr>
    </w:lvl>
    <w:lvl w:ilvl="4" w:tplc="8BA0178E">
      <w:start w:val="1"/>
      <w:numFmt w:val="lowerLetter"/>
      <w:lvlText w:val="%5."/>
      <w:lvlJc w:val="left"/>
      <w:pPr>
        <w:ind w:left="3600" w:hanging="360"/>
      </w:pPr>
    </w:lvl>
    <w:lvl w:ilvl="5" w:tplc="FE2C79F8">
      <w:start w:val="1"/>
      <w:numFmt w:val="lowerRoman"/>
      <w:lvlText w:val="%6."/>
      <w:lvlJc w:val="right"/>
      <w:pPr>
        <w:ind w:left="4320" w:hanging="180"/>
      </w:pPr>
    </w:lvl>
    <w:lvl w:ilvl="6" w:tplc="AB241824">
      <w:start w:val="1"/>
      <w:numFmt w:val="decimal"/>
      <w:lvlText w:val="%7."/>
      <w:lvlJc w:val="left"/>
      <w:pPr>
        <w:ind w:left="5040" w:hanging="360"/>
      </w:pPr>
    </w:lvl>
    <w:lvl w:ilvl="7" w:tplc="7F42AC5A">
      <w:start w:val="1"/>
      <w:numFmt w:val="lowerLetter"/>
      <w:lvlText w:val="%8."/>
      <w:lvlJc w:val="left"/>
      <w:pPr>
        <w:ind w:left="5760" w:hanging="360"/>
      </w:pPr>
    </w:lvl>
    <w:lvl w:ilvl="8" w:tplc="A540F5BA">
      <w:start w:val="1"/>
      <w:numFmt w:val="lowerRoman"/>
      <w:lvlText w:val="%9."/>
      <w:lvlJc w:val="right"/>
      <w:pPr>
        <w:ind w:left="6480" w:hanging="180"/>
      </w:pPr>
    </w:lvl>
  </w:abstractNum>
  <w:abstractNum w:abstractNumId="39" w15:restartNumberingAfterBreak="0">
    <w:nsid w:val="714801B5"/>
    <w:multiLevelType w:val="hybridMultilevel"/>
    <w:tmpl w:val="ACE42544"/>
    <w:lvl w:ilvl="0" w:tplc="200005E8">
      <w:numFmt w:val="bullet"/>
      <w:lvlText w:val="-"/>
      <w:lvlJc w:val="left"/>
      <w:pPr>
        <w:ind w:left="720" w:hanging="360"/>
      </w:pPr>
      <w:rPr>
        <w:rFonts w:hint="default" w:ascii="Calibri" w:hAnsi="Calibri"/>
      </w:rPr>
    </w:lvl>
    <w:lvl w:ilvl="1" w:tplc="E75C36B6">
      <w:start w:val="1"/>
      <w:numFmt w:val="bullet"/>
      <w:lvlText w:val="o"/>
      <w:lvlJc w:val="left"/>
      <w:pPr>
        <w:ind w:left="1440" w:hanging="360"/>
      </w:pPr>
      <w:rPr>
        <w:rFonts w:hint="default" w:ascii="Courier New" w:hAnsi="Courier New"/>
      </w:rPr>
    </w:lvl>
    <w:lvl w:ilvl="2" w:tplc="48FEB112">
      <w:start w:val="1"/>
      <w:numFmt w:val="bullet"/>
      <w:lvlText w:val=""/>
      <w:lvlJc w:val="left"/>
      <w:pPr>
        <w:ind w:left="2160" w:hanging="360"/>
      </w:pPr>
      <w:rPr>
        <w:rFonts w:hint="default" w:ascii="Wingdings" w:hAnsi="Wingdings"/>
      </w:rPr>
    </w:lvl>
    <w:lvl w:ilvl="3" w:tplc="9B8E0FAC">
      <w:start w:val="1"/>
      <w:numFmt w:val="bullet"/>
      <w:lvlText w:val=""/>
      <w:lvlJc w:val="left"/>
      <w:pPr>
        <w:ind w:left="2880" w:hanging="360"/>
      </w:pPr>
      <w:rPr>
        <w:rFonts w:hint="default" w:ascii="Symbol" w:hAnsi="Symbol"/>
      </w:rPr>
    </w:lvl>
    <w:lvl w:ilvl="4" w:tplc="BC129AEE">
      <w:start w:val="1"/>
      <w:numFmt w:val="bullet"/>
      <w:lvlText w:val="o"/>
      <w:lvlJc w:val="left"/>
      <w:pPr>
        <w:ind w:left="3600" w:hanging="360"/>
      </w:pPr>
      <w:rPr>
        <w:rFonts w:hint="default" w:ascii="Courier New" w:hAnsi="Courier New"/>
      </w:rPr>
    </w:lvl>
    <w:lvl w:ilvl="5" w:tplc="2478542A">
      <w:start w:val="1"/>
      <w:numFmt w:val="bullet"/>
      <w:lvlText w:val=""/>
      <w:lvlJc w:val="left"/>
      <w:pPr>
        <w:ind w:left="4320" w:hanging="360"/>
      </w:pPr>
      <w:rPr>
        <w:rFonts w:hint="default" w:ascii="Wingdings" w:hAnsi="Wingdings"/>
      </w:rPr>
    </w:lvl>
    <w:lvl w:ilvl="6" w:tplc="4E6C0BF4">
      <w:start w:val="1"/>
      <w:numFmt w:val="bullet"/>
      <w:lvlText w:val=""/>
      <w:lvlJc w:val="left"/>
      <w:pPr>
        <w:ind w:left="5040" w:hanging="360"/>
      </w:pPr>
      <w:rPr>
        <w:rFonts w:hint="default" w:ascii="Symbol" w:hAnsi="Symbol"/>
      </w:rPr>
    </w:lvl>
    <w:lvl w:ilvl="7" w:tplc="159C694A">
      <w:start w:val="1"/>
      <w:numFmt w:val="bullet"/>
      <w:lvlText w:val="o"/>
      <w:lvlJc w:val="left"/>
      <w:pPr>
        <w:ind w:left="5760" w:hanging="360"/>
      </w:pPr>
      <w:rPr>
        <w:rFonts w:hint="default" w:ascii="Courier New" w:hAnsi="Courier New"/>
      </w:rPr>
    </w:lvl>
    <w:lvl w:ilvl="8" w:tplc="CA1C3574">
      <w:start w:val="1"/>
      <w:numFmt w:val="bullet"/>
      <w:lvlText w:val=""/>
      <w:lvlJc w:val="left"/>
      <w:pPr>
        <w:ind w:left="6480" w:hanging="360"/>
      </w:pPr>
      <w:rPr>
        <w:rFonts w:hint="default" w:ascii="Wingdings" w:hAnsi="Wingdings"/>
      </w:rPr>
    </w:lvl>
  </w:abstractNum>
  <w:abstractNum w:abstractNumId="40" w15:restartNumberingAfterBreak="0">
    <w:nsid w:val="72A79E8C"/>
    <w:multiLevelType w:val="hybridMultilevel"/>
    <w:tmpl w:val="DBC474E6"/>
    <w:lvl w:ilvl="0" w:tplc="174E4F24">
      <w:start w:val="1"/>
      <w:numFmt w:val="bullet"/>
      <w:lvlText w:val=""/>
      <w:lvlJc w:val="left"/>
      <w:pPr>
        <w:ind w:left="720" w:hanging="360"/>
      </w:pPr>
      <w:rPr>
        <w:rFonts w:hint="default" w:ascii="Symbol" w:hAnsi="Symbol"/>
      </w:rPr>
    </w:lvl>
    <w:lvl w:ilvl="1" w:tplc="9F365EE8">
      <w:start w:val="1"/>
      <w:numFmt w:val="bullet"/>
      <w:lvlText w:val="o"/>
      <w:lvlJc w:val="left"/>
      <w:pPr>
        <w:ind w:left="1440" w:hanging="360"/>
      </w:pPr>
      <w:rPr>
        <w:rFonts w:hint="default" w:ascii="Courier New" w:hAnsi="Courier New"/>
      </w:rPr>
    </w:lvl>
    <w:lvl w:ilvl="2" w:tplc="4CEA4114">
      <w:start w:val="1"/>
      <w:numFmt w:val="bullet"/>
      <w:lvlText w:val=""/>
      <w:lvlJc w:val="left"/>
      <w:pPr>
        <w:ind w:left="2160" w:hanging="360"/>
      </w:pPr>
      <w:rPr>
        <w:rFonts w:hint="default" w:ascii="Wingdings" w:hAnsi="Wingdings"/>
      </w:rPr>
    </w:lvl>
    <w:lvl w:ilvl="3" w:tplc="11B4AC60">
      <w:start w:val="1"/>
      <w:numFmt w:val="bullet"/>
      <w:lvlText w:val=""/>
      <w:lvlJc w:val="left"/>
      <w:pPr>
        <w:ind w:left="2880" w:hanging="360"/>
      </w:pPr>
      <w:rPr>
        <w:rFonts w:hint="default" w:ascii="Symbol" w:hAnsi="Symbol"/>
      </w:rPr>
    </w:lvl>
    <w:lvl w:ilvl="4" w:tplc="820C74A0">
      <w:start w:val="1"/>
      <w:numFmt w:val="bullet"/>
      <w:lvlText w:val="o"/>
      <w:lvlJc w:val="left"/>
      <w:pPr>
        <w:ind w:left="3600" w:hanging="360"/>
      </w:pPr>
      <w:rPr>
        <w:rFonts w:hint="default" w:ascii="Courier New" w:hAnsi="Courier New"/>
      </w:rPr>
    </w:lvl>
    <w:lvl w:ilvl="5" w:tplc="8C2267D0">
      <w:start w:val="1"/>
      <w:numFmt w:val="bullet"/>
      <w:lvlText w:val=""/>
      <w:lvlJc w:val="left"/>
      <w:pPr>
        <w:ind w:left="4320" w:hanging="360"/>
      </w:pPr>
      <w:rPr>
        <w:rFonts w:hint="default" w:ascii="Wingdings" w:hAnsi="Wingdings"/>
      </w:rPr>
    </w:lvl>
    <w:lvl w:ilvl="6" w:tplc="06F8C496">
      <w:start w:val="1"/>
      <w:numFmt w:val="bullet"/>
      <w:lvlText w:val=""/>
      <w:lvlJc w:val="left"/>
      <w:pPr>
        <w:ind w:left="5040" w:hanging="360"/>
      </w:pPr>
      <w:rPr>
        <w:rFonts w:hint="default" w:ascii="Symbol" w:hAnsi="Symbol"/>
      </w:rPr>
    </w:lvl>
    <w:lvl w:ilvl="7" w:tplc="20E8E738">
      <w:start w:val="1"/>
      <w:numFmt w:val="bullet"/>
      <w:lvlText w:val="o"/>
      <w:lvlJc w:val="left"/>
      <w:pPr>
        <w:ind w:left="5760" w:hanging="360"/>
      </w:pPr>
      <w:rPr>
        <w:rFonts w:hint="default" w:ascii="Courier New" w:hAnsi="Courier New"/>
      </w:rPr>
    </w:lvl>
    <w:lvl w:ilvl="8" w:tplc="F4B6ABE8">
      <w:start w:val="1"/>
      <w:numFmt w:val="bullet"/>
      <w:lvlText w:val=""/>
      <w:lvlJc w:val="left"/>
      <w:pPr>
        <w:ind w:left="6480" w:hanging="360"/>
      </w:pPr>
      <w:rPr>
        <w:rFonts w:hint="default" w:ascii="Wingdings" w:hAnsi="Wingdings"/>
      </w:rPr>
    </w:lvl>
  </w:abstractNum>
  <w:abstractNum w:abstractNumId="41" w15:restartNumberingAfterBreak="0">
    <w:nsid w:val="7574C261"/>
    <w:multiLevelType w:val="hybridMultilevel"/>
    <w:tmpl w:val="39422160"/>
    <w:lvl w:ilvl="0" w:tplc="BD923056">
      <w:numFmt w:val="bullet"/>
      <w:lvlText w:val="-"/>
      <w:lvlJc w:val="left"/>
      <w:pPr>
        <w:ind w:left="720" w:hanging="360"/>
      </w:pPr>
      <w:rPr>
        <w:rFonts w:hint="default" w:ascii="Calibri" w:hAnsi="Calibri"/>
      </w:rPr>
    </w:lvl>
    <w:lvl w:ilvl="1" w:tplc="9C1C77C4">
      <w:start w:val="1"/>
      <w:numFmt w:val="bullet"/>
      <w:lvlText w:val="o"/>
      <w:lvlJc w:val="left"/>
      <w:pPr>
        <w:ind w:left="1440" w:hanging="360"/>
      </w:pPr>
      <w:rPr>
        <w:rFonts w:hint="default" w:ascii="Courier New" w:hAnsi="Courier New"/>
      </w:rPr>
    </w:lvl>
    <w:lvl w:ilvl="2" w:tplc="0C72D45C">
      <w:start w:val="1"/>
      <w:numFmt w:val="bullet"/>
      <w:lvlText w:val=""/>
      <w:lvlJc w:val="left"/>
      <w:pPr>
        <w:ind w:left="2160" w:hanging="360"/>
      </w:pPr>
      <w:rPr>
        <w:rFonts w:hint="default" w:ascii="Wingdings" w:hAnsi="Wingdings"/>
      </w:rPr>
    </w:lvl>
    <w:lvl w:ilvl="3" w:tplc="47F603B0">
      <w:start w:val="1"/>
      <w:numFmt w:val="bullet"/>
      <w:lvlText w:val=""/>
      <w:lvlJc w:val="left"/>
      <w:pPr>
        <w:ind w:left="2880" w:hanging="360"/>
      </w:pPr>
      <w:rPr>
        <w:rFonts w:hint="default" w:ascii="Symbol" w:hAnsi="Symbol"/>
      </w:rPr>
    </w:lvl>
    <w:lvl w:ilvl="4" w:tplc="EAEA9250">
      <w:start w:val="1"/>
      <w:numFmt w:val="bullet"/>
      <w:lvlText w:val="o"/>
      <w:lvlJc w:val="left"/>
      <w:pPr>
        <w:ind w:left="3600" w:hanging="360"/>
      </w:pPr>
      <w:rPr>
        <w:rFonts w:hint="default" w:ascii="Courier New" w:hAnsi="Courier New"/>
      </w:rPr>
    </w:lvl>
    <w:lvl w:ilvl="5" w:tplc="69E63234">
      <w:start w:val="1"/>
      <w:numFmt w:val="bullet"/>
      <w:lvlText w:val=""/>
      <w:lvlJc w:val="left"/>
      <w:pPr>
        <w:ind w:left="4320" w:hanging="360"/>
      </w:pPr>
      <w:rPr>
        <w:rFonts w:hint="default" w:ascii="Wingdings" w:hAnsi="Wingdings"/>
      </w:rPr>
    </w:lvl>
    <w:lvl w:ilvl="6" w:tplc="844E2B72">
      <w:start w:val="1"/>
      <w:numFmt w:val="bullet"/>
      <w:lvlText w:val=""/>
      <w:lvlJc w:val="left"/>
      <w:pPr>
        <w:ind w:left="5040" w:hanging="360"/>
      </w:pPr>
      <w:rPr>
        <w:rFonts w:hint="default" w:ascii="Symbol" w:hAnsi="Symbol"/>
      </w:rPr>
    </w:lvl>
    <w:lvl w:ilvl="7" w:tplc="2124CB14">
      <w:start w:val="1"/>
      <w:numFmt w:val="bullet"/>
      <w:lvlText w:val="o"/>
      <w:lvlJc w:val="left"/>
      <w:pPr>
        <w:ind w:left="5760" w:hanging="360"/>
      </w:pPr>
      <w:rPr>
        <w:rFonts w:hint="default" w:ascii="Courier New" w:hAnsi="Courier New"/>
      </w:rPr>
    </w:lvl>
    <w:lvl w:ilvl="8" w:tplc="6BEE0794">
      <w:start w:val="1"/>
      <w:numFmt w:val="bullet"/>
      <w:lvlText w:val=""/>
      <w:lvlJc w:val="left"/>
      <w:pPr>
        <w:ind w:left="6480" w:hanging="360"/>
      </w:pPr>
      <w:rPr>
        <w:rFonts w:hint="default" w:ascii="Wingdings" w:hAnsi="Wingdings"/>
      </w:rPr>
    </w:lvl>
  </w:abstractNum>
  <w:abstractNum w:abstractNumId="42" w15:restartNumberingAfterBreak="0">
    <w:nsid w:val="760FCFF0"/>
    <w:multiLevelType w:val="hybridMultilevel"/>
    <w:tmpl w:val="B1A45B06"/>
    <w:lvl w:ilvl="0" w:tplc="5DEE1078">
      <w:start w:val="1"/>
      <w:numFmt w:val="bullet"/>
      <w:lvlText w:val=""/>
      <w:lvlJc w:val="left"/>
      <w:pPr>
        <w:ind w:left="720" w:hanging="360"/>
      </w:pPr>
      <w:rPr>
        <w:rFonts w:hint="default" w:ascii="Symbol" w:hAnsi="Symbol"/>
      </w:rPr>
    </w:lvl>
    <w:lvl w:ilvl="1" w:tplc="351E0AC6">
      <w:start w:val="1"/>
      <w:numFmt w:val="bullet"/>
      <w:lvlText w:val="o"/>
      <w:lvlJc w:val="left"/>
      <w:pPr>
        <w:ind w:left="1440" w:hanging="360"/>
      </w:pPr>
      <w:rPr>
        <w:rFonts w:hint="default" w:ascii="Courier New" w:hAnsi="Courier New"/>
      </w:rPr>
    </w:lvl>
    <w:lvl w:ilvl="2" w:tplc="A2481E36">
      <w:start w:val="1"/>
      <w:numFmt w:val="bullet"/>
      <w:lvlText w:val=""/>
      <w:lvlJc w:val="left"/>
      <w:pPr>
        <w:ind w:left="2160" w:hanging="360"/>
      </w:pPr>
      <w:rPr>
        <w:rFonts w:hint="default" w:ascii="Wingdings" w:hAnsi="Wingdings"/>
      </w:rPr>
    </w:lvl>
    <w:lvl w:ilvl="3" w:tplc="5C6640BA">
      <w:start w:val="1"/>
      <w:numFmt w:val="bullet"/>
      <w:lvlText w:val=""/>
      <w:lvlJc w:val="left"/>
      <w:pPr>
        <w:ind w:left="2880" w:hanging="360"/>
      </w:pPr>
      <w:rPr>
        <w:rFonts w:hint="default" w:ascii="Symbol" w:hAnsi="Symbol"/>
      </w:rPr>
    </w:lvl>
    <w:lvl w:ilvl="4" w:tplc="89DA1866">
      <w:start w:val="1"/>
      <w:numFmt w:val="bullet"/>
      <w:lvlText w:val="o"/>
      <w:lvlJc w:val="left"/>
      <w:pPr>
        <w:ind w:left="3600" w:hanging="360"/>
      </w:pPr>
      <w:rPr>
        <w:rFonts w:hint="default" w:ascii="Courier New" w:hAnsi="Courier New"/>
      </w:rPr>
    </w:lvl>
    <w:lvl w:ilvl="5" w:tplc="409E65BC">
      <w:start w:val="1"/>
      <w:numFmt w:val="bullet"/>
      <w:lvlText w:val=""/>
      <w:lvlJc w:val="left"/>
      <w:pPr>
        <w:ind w:left="4320" w:hanging="360"/>
      </w:pPr>
      <w:rPr>
        <w:rFonts w:hint="default" w:ascii="Wingdings" w:hAnsi="Wingdings"/>
      </w:rPr>
    </w:lvl>
    <w:lvl w:ilvl="6" w:tplc="4886B07E">
      <w:start w:val="1"/>
      <w:numFmt w:val="bullet"/>
      <w:lvlText w:val=""/>
      <w:lvlJc w:val="left"/>
      <w:pPr>
        <w:ind w:left="5040" w:hanging="360"/>
      </w:pPr>
      <w:rPr>
        <w:rFonts w:hint="default" w:ascii="Symbol" w:hAnsi="Symbol"/>
      </w:rPr>
    </w:lvl>
    <w:lvl w:ilvl="7" w:tplc="51405CE4">
      <w:start w:val="1"/>
      <w:numFmt w:val="bullet"/>
      <w:lvlText w:val="o"/>
      <w:lvlJc w:val="left"/>
      <w:pPr>
        <w:ind w:left="5760" w:hanging="360"/>
      </w:pPr>
      <w:rPr>
        <w:rFonts w:hint="default" w:ascii="Courier New" w:hAnsi="Courier New"/>
      </w:rPr>
    </w:lvl>
    <w:lvl w:ilvl="8" w:tplc="F62E0D38">
      <w:start w:val="1"/>
      <w:numFmt w:val="bullet"/>
      <w:lvlText w:val=""/>
      <w:lvlJc w:val="left"/>
      <w:pPr>
        <w:ind w:left="6480" w:hanging="360"/>
      </w:pPr>
      <w:rPr>
        <w:rFonts w:hint="default" w:ascii="Wingdings" w:hAnsi="Wingdings"/>
      </w:rPr>
    </w:lvl>
  </w:abstractNum>
  <w:abstractNum w:abstractNumId="43" w15:restartNumberingAfterBreak="0">
    <w:nsid w:val="76412CF8"/>
    <w:multiLevelType w:val="hybridMultilevel"/>
    <w:tmpl w:val="541E7F66"/>
    <w:lvl w:ilvl="0" w:tplc="DAC8C232">
      <w:start w:val="1"/>
      <w:numFmt w:val="bullet"/>
      <w:lvlText w:val=""/>
      <w:lvlJc w:val="left"/>
      <w:pPr>
        <w:ind w:left="720" w:hanging="360"/>
      </w:pPr>
      <w:rPr>
        <w:rFonts w:hint="default" w:ascii="Symbol" w:hAnsi="Symbol"/>
      </w:rPr>
    </w:lvl>
    <w:lvl w:ilvl="1" w:tplc="9A30B55E">
      <w:start w:val="1"/>
      <w:numFmt w:val="bullet"/>
      <w:lvlText w:val="o"/>
      <w:lvlJc w:val="left"/>
      <w:pPr>
        <w:ind w:left="1440" w:hanging="360"/>
      </w:pPr>
      <w:rPr>
        <w:rFonts w:hint="default" w:ascii="Courier New" w:hAnsi="Courier New"/>
      </w:rPr>
    </w:lvl>
    <w:lvl w:ilvl="2" w:tplc="654EB6BC">
      <w:start w:val="1"/>
      <w:numFmt w:val="bullet"/>
      <w:lvlText w:val=""/>
      <w:lvlJc w:val="left"/>
      <w:pPr>
        <w:ind w:left="2160" w:hanging="360"/>
      </w:pPr>
      <w:rPr>
        <w:rFonts w:hint="default" w:ascii="Wingdings" w:hAnsi="Wingdings"/>
      </w:rPr>
    </w:lvl>
    <w:lvl w:ilvl="3" w:tplc="F0D25ACA">
      <w:start w:val="1"/>
      <w:numFmt w:val="bullet"/>
      <w:lvlText w:val=""/>
      <w:lvlJc w:val="left"/>
      <w:pPr>
        <w:ind w:left="2880" w:hanging="360"/>
      </w:pPr>
      <w:rPr>
        <w:rFonts w:hint="default" w:ascii="Symbol" w:hAnsi="Symbol"/>
      </w:rPr>
    </w:lvl>
    <w:lvl w:ilvl="4" w:tplc="66648824">
      <w:start w:val="1"/>
      <w:numFmt w:val="bullet"/>
      <w:lvlText w:val="o"/>
      <w:lvlJc w:val="left"/>
      <w:pPr>
        <w:ind w:left="3600" w:hanging="360"/>
      </w:pPr>
      <w:rPr>
        <w:rFonts w:hint="default" w:ascii="Courier New" w:hAnsi="Courier New"/>
      </w:rPr>
    </w:lvl>
    <w:lvl w:ilvl="5" w:tplc="6ABABDD4">
      <w:start w:val="1"/>
      <w:numFmt w:val="bullet"/>
      <w:lvlText w:val=""/>
      <w:lvlJc w:val="left"/>
      <w:pPr>
        <w:ind w:left="4320" w:hanging="360"/>
      </w:pPr>
      <w:rPr>
        <w:rFonts w:hint="default" w:ascii="Wingdings" w:hAnsi="Wingdings"/>
      </w:rPr>
    </w:lvl>
    <w:lvl w:ilvl="6" w:tplc="23A85BEC">
      <w:start w:val="1"/>
      <w:numFmt w:val="bullet"/>
      <w:lvlText w:val=""/>
      <w:lvlJc w:val="left"/>
      <w:pPr>
        <w:ind w:left="5040" w:hanging="360"/>
      </w:pPr>
      <w:rPr>
        <w:rFonts w:hint="default" w:ascii="Symbol" w:hAnsi="Symbol"/>
      </w:rPr>
    </w:lvl>
    <w:lvl w:ilvl="7" w:tplc="037285A6">
      <w:start w:val="1"/>
      <w:numFmt w:val="bullet"/>
      <w:lvlText w:val="o"/>
      <w:lvlJc w:val="left"/>
      <w:pPr>
        <w:ind w:left="5760" w:hanging="360"/>
      </w:pPr>
      <w:rPr>
        <w:rFonts w:hint="default" w:ascii="Courier New" w:hAnsi="Courier New"/>
      </w:rPr>
    </w:lvl>
    <w:lvl w:ilvl="8" w:tplc="AD8C8564">
      <w:start w:val="1"/>
      <w:numFmt w:val="bullet"/>
      <w:lvlText w:val=""/>
      <w:lvlJc w:val="left"/>
      <w:pPr>
        <w:ind w:left="6480" w:hanging="360"/>
      </w:pPr>
      <w:rPr>
        <w:rFonts w:hint="default" w:ascii="Wingdings" w:hAnsi="Wingdings"/>
      </w:rPr>
    </w:lvl>
  </w:abstractNum>
  <w:abstractNum w:abstractNumId="44" w15:restartNumberingAfterBreak="0">
    <w:nsid w:val="767C496F"/>
    <w:multiLevelType w:val="hybridMultilevel"/>
    <w:tmpl w:val="53066A8A"/>
    <w:lvl w:ilvl="0" w:tplc="95B27098">
      <w:start w:val="1"/>
      <w:numFmt w:val="decimal"/>
      <w:lvlText w:val="%1."/>
      <w:lvlJc w:val="left"/>
      <w:pPr>
        <w:ind w:left="720" w:hanging="360"/>
      </w:pPr>
    </w:lvl>
    <w:lvl w:ilvl="1" w:tplc="1646F594">
      <w:start w:val="1"/>
      <w:numFmt w:val="lowerLetter"/>
      <w:lvlText w:val="%2."/>
      <w:lvlJc w:val="left"/>
      <w:pPr>
        <w:ind w:left="1440" w:hanging="360"/>
      </w:pPr>
    </w:lvl>
    <w:lvl w:ilvl="2" w:tplc="D3062088">
      <w:start w:val="1"/>
      <w:numFmt w:val="lowerRoman"/>
      <w:lvlText w:val="%3."/>
      <w:lvlJc w:val="right"/>
      <w:pPr>
        <w:ind w:left="2160" w:hanging="180"/>
      </w:pPr>
    </w:lvl>
    <w:lvl w:ilvl="3" w:tplc="8C6805B2">
      <w:start w:val="1"/>
      <w:numFmt w:val="decimal"/>
      <w:lvlText w:val="%4."/>
      <w:lvlJc w:val="left"/>
      <w:pPr>
        <w:ind w:left="2880" w:hanging="360"/>
      </w:pPr>
    </w:lvl>
    <w:lvl w:ilvl="4" w:tplc="EC40F02C">
      <w:start w:val="1"/>
      <w:numFmt w:val="lowerLetter"/>
      <w:lvlText w:val="%5."/>
      <w:lvlJc w:val="left"/>
      <w:pPr>
        <w:ind w:left="3600" w:hanging="360"/>
      </w:pPr>
    </w:lvl>
    <w:lvl w:ilvl="5" w:tplc="82B287CC">
      <w:start w:val="1"/>
      <w:numFmt w:val="lowerRoman"/>
      <w:lvlText w:val="%6."/>
      <w:lvlJc w:val="right"/>
      <w:pPr>
        <w:ind w:left="4320" w:hanging="180"/>
      </w:pPr>
    </w:lvl>
    <w:lvl w:ilvl="6" w:tplc="1918EFB4">
      <w:start w:val="1"/>
      <w:numFmt w:val="decimal"/>
      <w:lvlText w:val="%7."/>
      <w:lvlJc w:val="left"/>
      <w:pPr>
        <w:ind w:left="5040" w:hanging="360"/>
      </w:pPr>
    </w:lvl>
    <w:lvl w:ilvl="7" w:tplc="5DF64172">
      <w:start w:val="1"/>
      <w:numFmt w:val="lowerLetter"/>
      <w:lvlText w:val="%8."/>
      <w:lvlJc w:val="left"/>
      <w:pPr>
        <w:ind w:left="5760" w:hanging="360"/>
      </w:pPr>
    </w:lvl>
    <w:lvl w:ilvl="8" w:tplc="3648E14C">
      <w:start w:val="1"/>
      <w:numFmt w:val="lowerRoman"/>
      <w:lvlText w:val="%9."/>
      <w:lvlJc w:val="right"/>
      <w:pPr>
        <w:ind w:left="6480" w:hanging="180"/>
      </w:pPr>
    </w:lvl>
  </w:abstractNum>
  <w:abstractNum w:abstractNumId="45" w15:restartNumberingAfterBreak="0">
    <w:nsid w:val="793F3CFE"/>
    <w:multiLevelType w:val="hybridMultilevel"/>
    <w:tmpl w:val="1C9856C8"/>
    <w:lvl w:ilvl="0" w:tplc="BDA4ED8A">
      <w:start w:val="1"/>
      <w:numFmt w:val="decimal"/>
      <w:lvlText w:val="%1."/>
      <w:lvlJc w:val="left"/>
      <w:pPr>
        <w:ind w:left="720" w:hanging="360"/>
      </w:pPr>
    </w:lvl>
    <w:lvl w:ilvl="1" w:tplc="531E19A4">
      <w:start w:val="1"/>
      <w:numFmt w:val="lowerLetter"/>
      <w:lvlText w:val="%2."/>
      <w:lvlJc w:val="left"/>
      <w:pPr>
        <w:ind w:left="1440" w:hanging="360"/>
      </w:pPr>
    </w:lvl>
    <w:lvl w:ilvl="2" w:tplc="0D7A474E">
      <w:start w:val="1"/>
      <w:numFmt w:val="lowerRoman"/>
      <w:lvlText w:val="%3."/>
      <w:lvlJc w:val="right"/>
      <w:pPr>
        <w:ind w:left="2160" w:hanging="180"/>
      </w:pPr>
    </w:lvl>
    <w:lvl w:ilvl="3" w:tplc="F7E6E1CE">
      <w:start w:val="1"/>
      <w:numFmt w:val="decimal"/>
      <w:lvlText w:val="%4."/>
      <w:lvlJc w:val="left"/>
      <w:pPr>
        <w:ind w:left="2880" w:hanging="360"/>
      </w:pPr>
    </w:lvl>
    <w:lvl w:ilvl="4" w:tplc="32A8C124">
      <w:start w:val="1"/>
      <w:numFmt w:val="lowerLetter"/>
      <w:lvlText w:val="%5."/>
      <w:lvlJc w:val="left"/>
      <w:pPr>
        <w:ind w:left="3600" w:hanging="360"/>
      </w:pPr>
    </w:lvl>
    <w:lvl w:ilvl="5" w:tplc="215E731E">
      <w:start w:val="1"/>
      <w:numFmt w:val="lowerRoman"/>
      <w:lvlText w:val="%6."/>
      <w:lvlJc w:val="right"/>
      <w:pPr>
        <w:ind w:left="4320" w:hanging="180"/>
      </w:pPr>
    </w:lvl>
    <w:lvl w:ilvl="6" w:tplc="B5282CBA">
      <w:start w:val="1"/>
      <w:numFmt w:val="decimal"/>
      <w:lvlText w:val="%7."/>
      <w:lvlJc w:val="left"/>
      <w:pPr>
        <w:ind w:left="5040" w:hanging="360"/>
      </w:pPr>
    </w:lvl>
    <w:lvl w:ilvl="7" w:tplc="40FC661A">
      <w:start w:val="1"/>
      <w:numFmt w:val="lowerLetter"/>
      <w:lvlText w:val="%8."/>
      <w:lvlJc w:val="left"/>
      <w:pPr>
        <w:ind w:left="5760" w:hanging="360"/>
      </w:pPr>
    </w:lvl>
    <w:lvl w:ilvl="8" w:tplc="91E44F4E">
      <w:start w:val="1"/>
      <w:numFmt w:val="lowerRoman"/>
      <w:lvlText w:val="%9."/>
      <w:lvlJc w:val="right"/>
      <w:pPr>
        <w:ind w:left="6480" w:hanging="180"/>
      </w:pPr>
    </w:lvl>
  </w:abstractNum>
  <w:num w:numId="48">
    <w:abstractNumId w:val="47"/>
  </w:num>
  <w:num w:numId="47">
    <w:abstractNumId w:val="46"/>
  </w:num>
  <w:num w:numId="1" w16cid:durableId="1440219927">
    <w:abstractNumId w:val="35"/>
  </w:num>
  <w:num w:numId="2" w16cid:durableId="1238592770">
    <w:abstractNumId w:val="44"/>
  </w:num>
  <w:num w:numId="3" w16cid:durableId="1337146565">
    <w:abstractNumId w:val="8"/>
  </w:num>
  <w:num w:numId="4" w16cid:durableId="31423628">
    <w:abstractNumId w:val="26"/>
  </w:num>
  <w:num w:numId="5" w16cid:durableId="333072643">
    <w:abstractNumId w:val="38"/>
  </w:num>
  <w:num w:numId="6" w16cid:durableId="2072464261">
    <w:abstractNumId w:val="11"/>
  </w:num>
  <w:num w:numId="7" w16cid:durableId="876355129">
    <w:abstractNumId w:val="17"/>
  </w:num>
  <w:num w:numId="8" w16cid:durableId="441075244">
    <w:abstractNumId w:val="2"/>
  </w:num>
  <w:num w:numId="9" w16cid:durableId="607279863">
    <w:abstractNumId w:val="28"/>
  </w:num>
  <w:num w:numId="10" w16cid:durableId="957951247">
    <w:abstractNumId w:val="12"/>
  </w:num>
  <w:num w:numId="11" w16cid:durableId="279604851">
    <w:abstractNumId w:val="5"/>
  </w:num>
  <w:num w:numId="12" w16cid:durableId="44763377">
    <w:abstractNumId w:val="7"/>
  </w:num>
  <w:num w:numId="13" w16cid:durableId="1338070955">
    <w:abstractNumId w:val="43"/>
  </w:num>
  <w:num w:numId="14" w16cid:durableId="1565412079">
    <w:abstractNumId w:val="6"/>
  </w:num>
  <w:num w:numId="15" w16cid:durableId="941567252">
    <w:abstractNumId w:val="27"/>
  </w:num>
  <w:num w:numId="16" w16cid:durableId="1583367072">
    <w:abstractNumId w:val="14"/>
  </w:num>
  <w:num w:numId="17" w16cid:durableId="1146387185">
    <w:abstractNumId w:val="25"/>
  </w:num>
  <w:num w:numId="18" w16cid:durableId="712074112">
    <w:abstractNumId w:val="41"/>
  </w:num>
  <w:num w:numId="19" w16cid:durableId="958142941">
    <w:abstractNumId w:val="16"/>
  </w:num>
  <w:num w:numId="20" w16cid:durableId="478226139">
    <w:abstractNumId w:val="39"/>
  </w:num>
  <w:num w:numId="21" w16cid:durableId="1372919385">
    <w:abstractNumId w:val="4"/>
  </w:num>
  <w:num w:numId="22" w16cid:durableId="372969384">
    <w:abstractNumId w:val="29"/>
  </w:num>
  <w:num w:numId="23" w16cid:durableId="407001947">
    <w:abstractNumId w:val="18"/>
  </w:num>
  <w:num w:numId="24" w16cid:durableId="2030523971">
    <w:abstractNumId w:val="37"/>
  </w:num>
  <w:num w:numId="25" w16cid:durableId="582297199">
    <w:abstractNumId w:val="21"/>
  </w:num>
  <w:num w:numId="26" w16cid:durableId="56822870">
    <w:abstractNumId w:val="42"/>
  </w:num>
  <w:num w:numId="27" w16cid:durableId="995230684">
    <w:abstractNumId w:val="1"/>
  </w:num>
  <w:num w:numId="28" w16cid:durableId="1636325261">
    <w:abstractNumId w:val="15"/>
  </w:num>
  <w:num w:numId="29" w16cid:durableId="871962532">
    <w:abstractNumId w:val="9"/>
  </w:num>
  <w:num w:numId="30" w16cid:durableId="476074577">
    <w:abstractNumId w:val="31"/>
  </w:num>
  <w:num w:numId="31" w16cid:durableId="1055734270">
    <w:abstractNumId w:val="23"/>
  </w:num>
  <w:num w:numId="32" w16cid:durableId="176703441">
    <w:abstractNumId w:val="0"/>
  </w:num>
  <w:num w:numId="33" w16cid:durableId="2013363570">
    <w:abstractNumId w:val="3"/>
  </w:num>
  <w:num w:numId="34" w16cid:durableId="1683317869">
    <w:abstractNumId w:val="22"/>
  </w:num>
  <w:num w:numId="35" w16cid:durableId="1982613357">
    <w:abstractNumId w:val="19"/>
  </w:num>
  <w:num w:numId="36" w16cid:durableId="1200241471">
    <w:abstractNumId w:val="13"/>
  </w:num>
  <w:num w:numId="37" w16cid:durableId="508376938">
    <w:abstractNumId w:val="34"/>
  </w:num>
  <w:num w:numId="38" w16cid:durableId="47842089">
    <w:abstractNumId w:val="10"/>
  </w:num>
  <w:num w:numId="39" w16cid:durableId="23872442">
    <w:abstractNumId w:val="20"/>
  </w:num>
  <w:num w:numId="40" w16cid:durableId="1175613668">
    <w:abstractNumId w:val="32"/>
  </w:num>
  <w:num w:numId="41" w16cid:durableId="553196313">
    <w:abstractNumId w:val="36"/>
  </w:num>
  <w:num w:numId="42" w16cid:durableId="198789229">
    <w:abstractNumId w:val="40"/>
  </w:num>
  <w:num w:numId="43" w16cid:durableId="1771462307">
    <w:abstractNumId w:val="45"/>
  </w:num>
  <w:num w:numId="44" w16cid:durableId="511725532">
    <w:abstractNumId w:val="30"/>
  </w:num>
  <w:num w:numId="45" w16cid:durableId="883516354">
    <w:abstractNumId w:val="24"/>
  </w:num>
  <w:num w:numId="46" w16cid:durableId="1006052094">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lon Baarends - Schroevers | Dockwize">
    <w15:presenceInfo w15:providerId="AD" w15:userId="S::marlon@dockwize.nl::1abbead7-82f2-4bd0-8f4f-e0c1f74fe1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6E27DE"/>
    <w:rsid w:val="00041D3B"/>
    <w:rsid w:val="00077617"/>
    <w:rsid w:val="00092C92"/>
    <w:rsid w:val="001145AC"/>
    <w:rsid w:val="001F54BF"/>
    <w:rsid w:val="00212E6C"/>
    <w:rsid w:val="00220864"/>
    <w:rsid w:val="00280003"/>
    <w:rsid w:val="002A1585"/>
    <w:rsid w:val="002D32AA"/>
    <w:rsid w:val="003037C6"/>
    <w:rsid w:val="003209E3"/>
    <w:rsid w:val="00321946"/>
    <w:rsid w:val="003624FC"/>
    <w:rsid w:val="003E39D1"/>
    <w:rsid w:val="0041D380"/>
    <w:rsid w:val="00467548"/>
    <w:rsid w:val="004826C5"/>
    <w:rsid w:val="004C5D7B"/>
    <w:rsid w:val="004CB071"/>
    <w:rsid w:val="005142D2"/>
    <w:rsid w:val="005813FF"/>
    <w:rsid w:val="005A17C7"/>
    <w:rsid w:val="005D5511"/>
    <w:rsid w:val="00611610"/>
    <w:rsid w:val="00673B29"/>
    <w:rsid w:val="006B36FD"/>
    <w:rsid w:val="006C18DD"/>
    <w:rsid w:val="006C4387"/>
    <w:rsid w:val="006D0D76"/>
    <w:rsid w:val="007C56A2"/>
    <w:rsid w:val="00807CED"/>
    <w:rsid w:val="00818FEC"/>
    <w:rsid w:val="008871CB"/>
    <w:rsid w:val="008919AF"/>
    <w:rsid w:val="008B3645"/>
    <w:rsid w:val="009063AC"/>
    <w:rsid w:val="0095D2F3"/>
    <w:rsid w:val="009720D8"/>
    <w:rsid w:val="009A0289"/>
    <w:rsid w:val="009A7385"/>
    <w:rsid w:val="009B1C8F"/>
    <w:rsid w:val="009C616B"/>
    <w:rsid w:val="009D7C34"/>
    <w:rsid w:val="009E26FC"/>
    <w:rsid w:val="00A6645C"/>
    <w:rsid w:val="00A96C96"/>
    <w:rsid w:val="00AC52E8"/>
    <w:rsid w:val="00AF24A1"/>
    <w:rsid w:val="00B12027"/>
    <w:rsid w:val="00BE07D5"/>
    <w:rsid w:val="00CE28EC"/>
    <w:rsid w:val="00D563E3"/>
    <w:rsid w:val="00D871A2"/>
    <w:rsid w:val="00E14EAF"/>
    <w:rsid w:val="00E208F3"/>
    <w:rsid w:val="00E679D6"/>
    <w:rsid w:val="00E8282C"/>
    <w:rsid w:val="00E84D73"/>
    <w:rsid w:val="00EB164E"/>
    <w:rsid w:val="00EE7429"/>
    <w:rsid w:val="00F72C4B"/>
    <w:rsid w:val="00F9558E"/>
    <w:rsid w:val="00FA0CAD"/>
    <w:rsid w:val="00FB710F"/>
    <w:rsid w:val="00FF307B"/>
    <w:rsid w:val="0104802F"/>
    <w:rsid w:val="011ED207"/>
    <w:rsid w:val="0127192F"/>
    <w:rsid w:val="01398587"/>
    <w:rsid w:val="0142A450"/>
    <w:rsid w:val="016D958C"/>
    <w:rsid w:val="01872440"/>
    <w:rsid w:val="018CFD86"/>
    <w:rsid w:val="0190780A"/>
    <w:rsid w:val="01B19583"/>
    <w:rsid w:val="02106A24"/>
    <w:rsid w:val="022C1C2E"/>
    <w:rsid w:val="02349677"/>
    <w:rsid w:val="02616161"/>
    <w:rsid w:val="02638972"/>
    <w:rsid w:val="026C3F89"/>
    <w:rsid w:val="028441E0"/>
    <w:rsid w:val="029FA8F3"/>
    <w:rsid w:val="02A856A3"/>
    <w:rsid w:val="02DD1F79"/>
    <w:rsid w:val="030965ED"/>
    <w:rsid w:val="030CED29"/>
    <w:rsid w:val="0317BA6C"/>
    <w:rsid w:val="03237130"/>
    <w:rsid w:val="0342FB2C"/>
    <w:rsid w:val="03432130"/>
    <w:rsid w:val="0351AD4A"/>
    <w:rsid w:val="037739CA"/>
    <w:rsid w:val="037BE522"/>
    <w:rsid w:val="038BBE6D"/>
    <w:rsid w:val="03ABD5B3"/>
    <w:rsid w:val="03B3B7E0"/>
    <w:rsid w:val="03B44A68"/>
    <w:rsid w:val="03C2EBE1"/>
    <w:rsid w:val="03C50CB3"/>
    <w:rsid w:val="040CB010"/>
    <w:rsid w:val="0427F065"/>
    <w:rsid w:val="04442F12"/>
    <w:rsid w:val="044B05CB"/>
    <w:rsid w:val="0452905D"/>
    <w:rsid w:val="0459C5DF"/>
    <w:rsid w:val="047F953C"/>
    <w:rsid w:val="048B2B3D"/>
    <w:rsid w:val="0497E7CC"/>
    <w:rsid w:val="04BCDBCE"/>
    <w:rsid w:val="04E1AE7C"/>
    <w:rsid w:val="04F1571F"/>
    <w:rsid w:val="04F15B58"/>
    <w:rsid w:val="04F18AED"/>
    <w:rsid w:val="052F7244"/>
    <w:rsid w:val="0548B237"/>
    <w:rsid w:val="056F4A12"/>
    <w:rsid w:val="05A7251B"/>
    <w:rsid w:val="05AB024B"/>
    <w:rsid w:val="05B50F6F"/>
    <w:rsid w:val="05E9A1D3"/>
    <w:rsid w:val="05EF9188"/>
    <w:rsid w:val="06072F52"/>
    <w:rsid w:val="06100132"/>
    <w:rsid w:val="0638577B"/>
    <w:rsid w:val="063B35F2"/>
    <w:rsid w:val="0644C11F"/>
    <w:rsid w:val="064575CD"/>
    <w:rsid w:val="064E763F"/>
    <w:rsid w:val="06554916"/>
    <w:rsid w:val="065B71CE"/>
    <w:rsid w:val="0687AE53"/>
    <w:rsid w:val="0687BFD0"/>
    <w:rsid w:val="06892877"/>
    <w:rsid w:val="06894E0C"/>
    <w:rsid w:val="06A1A43C"/>
    <w:rsid w:val="06AE7658"/>
    <w:rsid w:val="06B8D061"/>
    <w:rsid w:val="06C8A8D6"/>
    <w:rsid w:val="06CBF84C"/>
    <w:rsid w:val="06D23067"/>
    <w:rsid w:val="070E4B13"/>
    <w:rsid w:val="072BC763"/>
    <w:rsid w:val="073267B8"/>
    <w:rsid w:val="074E29F7"/>
    <w:rsid w:val="07657515"/>
    <w:rsid w:val="0786B604"/>
    <w:rsid w:val="078A1C9B"/>
    <w:rsid w:val="07DD0F08"/>
    <w:rsid w:val="07F90CE9"/>
    <w:rsid w:val="081D43DA"/>
    <w:rsid w:val="082BFFE8"/>
    <w:rsid w:val="085D5AB8"/>
    <w:rsid w:val="08791152"/>
    <w:rsid w:val="08817EB4"/>
    <w:rsid w:val="08971C6F"/>
    <w:rsid w:val="08A95DFD"/>
    <w:rsid w:val="08B09316"/>
    <w:rsid w:val="08B0E922"/>
    <w:rsid w:val="08BBC351"/>
    <w:rsid w:val="08E81E34"/>
    <w:rsid w:val="08F091F0"/>
    <w:rsid w:val="0911AD80"/>
    <w:rsid w:val="0935D0F9"/>
    <w:rsid w:val="0937D91F"/>
    <w:rsid w:val="0981FC42"/>
    <w:rsid w:val="09C90919"/>
    <w:rsid w:val="09D48593"/>
    <w:rsid w:val="0A1805AB"/>
    <w:rsid w:val="0A1856A1"/>
    <w:rsid w:val="0A1D1C09"/>
    <w:rsid w:val="0A49CDF6"/>
    <w:rsid w:val="0A7045C4"/>
    <w:rsid w:val="0A779DD1"/>
    <w:rsid w:val="0A89A24D"/>
    <w:rsid w:val="0AA6A587"/>
    <w:rsid w:val="0ACDFF84"/>
    <w:rsid w:val="0AD11CA3"/>
    <w:rsid w:val="0AD3F01A"/>
    <w:rsid w:val="0AE05713"/>
    <w:rsid w:val="0AE45393"/>
    <w:rsid w:val="0AF77574"/>
    <w:rsid w:val="0B078611"/>
    <w:rsid w:val="0B14DC79"/>
    <w:rsid w:val="0B375A50"/>
    <w:rsid w:val="0B8B9C3C"/>
    <w:rsid w:val="0BADDEF0"/>
    <w:rsid w:val="0BAE11D5"/>
    <w:rsid w:val="0BFB02A2"/>
    <w:rsid w:val="0BFB6749"/>
    <w:rsid w:val="0BFDA25C"/>
    <w:rsid w:val="0C1A6705"/>
    <w:rsid w:val="0C2265A3"/>
    <w:rsid w:val="0C402C4C"/>
    <w:rsid w:val="0C442117"/>
    <w:rsid w:val="0C52F319"/>
    <w:rsid w:val="0C609EC8"/>
    <w:rsid w:val="0C879F50"/>
    <w:rsid w:val="0CA46C78"/>
    <w:rsid w:val="0CB787F1"/>
    <w:rsid w:val="0CD4286C"/>
    <w:rsid w:val="0CE26E9E"/>
    <w:rsid w:val="0CE3F94F"/>
    <w:rsid w:val="0D00BDA4"/>
    <w:rsid w:val="0D150CBC"/>
    <w:rsid w:val="0D1BB335"/>
    <w:rsid w:val="0D25D87C"/>
    <w:rsid w:val="0D480C51"/>
    <w:rsid w:val="0D4EC0F1"/>
    <w:rsid w:val="0D5F6A10"/>
    <w:rsid w:val="0D72CBF5"/>
    <w:rsid w:val="0D8C2A28"/>
    <w:rsid w:val="0DADAB11"/>
    <w:rsid w:val="0DB49895"/>
    <w:rsid w:val="0DBDDABA"/>
    <w:rsid w:val="0DCB4C53"/>
    <w:rsid w:val="0DEADA7F"/>
    <w:rsid w:val="0E177B24"/>
    <w:rsid w:val="0E17E9D3"/>
    <w:rsid w:val="0E2D42D6"/>
    <w:rsid w:val="0E458F55"/>
    <w:rsid w:val="0E46562C"/>
    <w:rsid w:val="0E4B0706"/>
    <w:rsid w:val="0E730D17"/>
    <w:rsid w:val="0E735C19"/>
    <w:rsid w:val="0E96E337"/>
    <w:rsid w:val="0E9EA730"/>
    <w:rsid w:val="0EA49E92"/>
    <w:rsid w:val="0EB50DA2"/>
    <w:rsid w:val="0EB5CC7B"/>
    <w:rsid w:val="0EDA0D95"/>
    <w:rsid w:val="0EDAF64A"/>
    <w:rsid w:val="0F04A425"/>
    <w:rsid w:val="0F094885"/>
    <w:rsid w:val="0F21A5E0"/>
    <w:rsid w:val="0F368190"/>
    <w:rsid w:val="0F48C0D8"/>
    <w:rsid w:val="0F4C7903"/>
    <w:rsid w:val="0F6069B1"/>
    <w:rsid w:val="0F72A464"/>
    <w:rsid w:val="0F9223FF"/>
    <w:rsid w:val="0FBC6B9F"/>
    <w:rsid w:val="0FC327BB"/>
    <w:rsid w:val="0FE02B77"/>
    <w:rsid w:val="0FFC2B5C"/>
    <w:rsid w:val="1009EF4B"/>
    <w:rsid w:val="1017A59F"/>
    <w:rsid w:val="105DAB93"/>
    <w:rsid w:val="1071A02A"/>
    <w:rsid w:val="108905F7"/>
    <w:rsid w:val="10A80E01"/>
    <w:rsid w:val="10C616BD"/>
    <w:rsid w:val="10D6C474"/>
    <w:rsid w:val="10E37DCF"/>
    <w:rsid w:val="10FD85E8"/>
    <w:rsid w:val="111416D9"/>
    <w:rsid w:val="11509365"/>
    <w:rsid w:val="11AB330B"/>
    <w:rsid w:val="11BB8386"/>
    <w:rsid w:val="11CD9B97"/>
    <w:rsid w:val="11CDD016"/>
    <w:rsid w:val="11E4A134"/>
    <w:rsid w:val="11F8B2F4"/>
    <w:rsid w:val="12422B6F"/>
    <w:rsid w:val="12498344"/>
    <w:rsid w:val="126301A9"/>
    <w:rsid w:val="128018B0"/>
    <w:rsid w:val="128523B8"/>
    <w:rsid w:val="12BB7C40"/>
    <w:rsid w:val="12C681A5"/>
    <w:rsid w:val="12CE533E"/>
    <w:rsid w:val="12EB5AF6"/>
    <w:rsid w:val="12FAC87D"/>
    <w:rsid w:val="1311338F"/>
    <w:rsid w:val="1331023D"/>
    <w:rsid w:val="136A545A"/>
    <w:rsid w:val="13762646"/>
    <w:rsid w:val="139377B3"/>
    <w:rsid w:val="13A28E66"/>
    <w:rsid w:val="13C0BDFD"/>
    <w:rsid w:val="13F0BB30"/>
    <w:rsid w:val="13F1220E"/>
    <w:rsid w:val="13FD156F"/>
    <w:rsid w:val="140A5503"/>
    <w:rsid w:val="143526AA"/>
    <w:rsid w:val="1437409C"/>
    <w:rsid w:val="145EFDCA"/>
    <w:rsid w:val="14BB72BE"/>
    <w:rsid w:val="14C48BEF"/>
    <w:rsid w:val="14D1F8CF"/>
    <w:rsid w:val="14E2D3CD"/>
    <w:rsid w:val="14EFE3F9"/>
    <w:rsid w:val="150624BB"/>
    <w:rsid w:val="15378D08"/>
    <w:rsid w:val="1545CAE0"/>
    <w:rsid w:val="15531E36"/>
    <w:rsid w:val="15CDFEAD"/>
    <w:rsid w:val="15CF480C"/>
    <w:rsid w:val="15D7047F"/>
    <w:rsid w:val="15F71080"/>
    <w:rsid w:val="15FACE2B"/>
    <w:rsid w:val="15FAFEAB"/>
    <w:rsid w:val="160524F7"/>
    <w:rsid w:val="1607D9D2"/>
    <w:rsid w:val="16110024"/>
    <w:rsid w:val="161B418F"/>
    <w:rsid w:val="16387F36"/>
    <w:rsid w:val="163CC2B4"/>
    <w:rsid w:val="164D754E"/>
    <w:rsid w:val="166B6CE0"/>
    <w:rsid w:val="1686592C"/>
    <w:rsid w:val="16A1F51C"/>
    <w:rsid w:val="16A3A236"/>
    <w:rsid w:val="16D33ABB"/>
    <w:rsid w:val="16F5A5B0"/>
    <w:rsid w:val="17166F34"/>
    <w:rsid w:val="173FAE1C"/>
    <w:rsid w:val="176A3000"/>
    <w:rsid w:val="176B186D"/>
    <w:rsid w:val="176B2A09"/>
    <w:rsid w:val="176CC76C"/>
    <w:rsid w:val="1782A9BD"/>
    <w:rsid w:val="179D35E4"/>
    <w:rsid w:val="17A11BF7"/>
    <w:rsid w:val="17F5B20C"/>
    <w:rsid w:val="18306F0C"/>
    <w:rsid w:val="18610E99"/>
    <w:rsid w:val="187158F7"/>
    <w:rsid w:val="18A8C1D3"/>
    <w:rsid w:val="18B02270"/>
    <w:rsid w:val="190DFEFA"/>
    <w:rsid w:val="19372348"/>
    <w:rsid w:val="19470D4F"/>
    <w:rsid w:val="196599C0"/>
    <w:rsid w:val="199A1C5D"/>
    <w:rsid w:val="199C4D8E"/>
    <w:rsid w:val="19A30DA2"/>
    <w:rsid w:val="19B08855"/>
    <w:rsid w:val="19B344BA"/>
    <w:rsid w:val="19B7E452"/>
    <w:rsid w:val="19B85624"/>
    <w:rsid w:val="19BDDC1D"/>
    <w:rsid w:val="19DB86DF"/>
    <w:rsid w:val="1A0D59F1"/>
    <w:rsid w:val="1A1344C5"/>
    <w:rsid w:val="1A268F59"/>
    <w:rsid w:val="1A315060"/>
    <w:rsid w:val="1A590720"/>
    <w:rsid w:val="1A8D7A17"/>
    <w:rsid w:val="1AAE8A87"/>
    <w:rsid w:val="1AF6C457"/>
    <w:rsid w:val="1B0D3FE9"/>
    <w:rsid w:val="1B172DC3"/>
    <w:rsid w:val="1B1F52C3"/>
    <w:rsid w:val="1B2CF145"/>
    <w:rsid w:val="1B37E086"/>
    <w:rsid w:val="1B3EDE03"/>
    <w:rsid w:val="1B3F7B05"/>
    <w:rsid w:val="1B5C9975"/>
    <w:rsid w:val="1B82EE9D"/>
    <w:rsid w:val="1B97314B"/>
    <w:rsid w:val="1B9F0363"/>
    <w:rsid w:val="1BA6CE8C"/>
    <w:rsid w:val="1BAF1526"/>
    <w:rsid w:val="1BE92878"/>
    <w:rsid w:val="1BECA810"/>
    <w:rsid w:val="1C118B13"/>
    <w:rsid w:val="1C25FAF5"/>
    <w:rsid w:val="1C313C04"/>
    <w:rsid w:val="1C39CE59"/>
    <w:rsid w:val="1C5F4453"/>
    <w:rsid w:val="1C670D50"/>
    <w:rsid w:val="1C699E32"/>
    <w:rsid w:val="1CA7D338"/>
    <w:rsid w:val="1CC8F635"/>
    <w:rsid w:val="1D013FBF"/>
    <w:rsid w:val="1D018EAB"/>
    <w:rsid w:val="1D03E02F"/>
    <w:rsid w:val="1D15F48C"/>
    <w:rsid w:val="1D59F778"/>
    <w:rsid w:val="1D8DF024"/>
    <w:rsid w:val="1DAF9687"/>
    <w:rsid w:val="1DAFECFD"/>
    <w:rsid w:val="1DC6DDE0"/>
    <w:rsid w:val="1DD6B77F"/>
    <w:rsid w:val="1DEEC2F1"/>
    <w:rsid w:val="1DFC7412"/>
    <w:rsid w:val="1E15CA25"/>
    <w:rsid w:val="1E1CF182"/>
    <w:rsid w:val="1E1D2AA1"/>
    <w:rsid w:val="1E22011E"/>
    <w:rsid w:val="1E23B196"/>
    <w:rsid w:val="1E6950CD"/>
    <w:rsid w:val="1E6AA728"/>
    <w:rsid w:val="1E6D8D80"/>
    <w:rsid w:val="1E70C7CB"/>
    <w:rsid w:val="1E8A6374"/>
    <w:rsid w:val="1E981E14"/>
    <w:rsid w:val="1E9D293C"/>
    <w:rsid w:val="1EAE29DB"/>
    <w:rsid w:val="1EB4F487"/>
    <w:rsid w:val="1ECD3477"/>
    <w:rsid w:val="1EE6B5E8"/>
    <w:rsid w:val="1EE94C88"/>
    <w:rsid w:val="1EF1FED5"/>
    <w:rsid w:val="1EF97BC5"/>
    <w:rsid w:val="1F09BE2D"/>
    <w:rsid w:val="1F1C0366"/>
    <w:rsid w:val="1F33D4B5"/>
    <w:rsid w:val="1F41CC2A"/>
    <w:rsid w:val="1F4535CF"/>
    <w:rsid w:val="1F50EAC3"/>
    <w:rsid w:val="1F88FBFE"/>
    <w:rsid w:val="1F9F9986"/>
    <w:rsid w:val="1FA7EBB3"/>
    <w:rsid w:val="1FD4F4C8"/>
    <w:rsid w:val="200B2A6B"/>
    <w:rsid w:val="20201315"/>
    <w:rsid w:val="20242A20"/>
    <w:rsid w:val="20387244"/>
    <w:rsid w:val="203FBA10"/>
    <w:rsid w:val="2048D762"/>
    <w:rsid w:val="204DD2E8"/>
    <w:rsid w:val="205767B5"/>
    <w:rsid w:val="205C2624"/>
    <w:rsid w:val="2062C90D"/>
    <w:rsid w:val="20851CE9"/>
    <w:rsid w:val="2091131F"/>
    <w:rsid w:val="20A49750"/>
    <w:rsid w:val="20CFA516"/>
    <w:rsid w:val="20D976F7"/>
    <w:rsid w:val="20FB89D3"/>
    <w:rsid w:val="2117CF50"/>
    <w:rsid w:val="2138F6D7"/>
    <w:rsid w:val="213F17DA"/>
    <w:rsid w:val="2149BDCC"/>
    <w:rsid w:val="2149EED2"/>
    <w:rsid w:val="21515822"/>
    <w:rsid w:val="2178058F"/>
    <w:rsid w:val="2191DCF3"/>
    <w:rsid w:val="21A7220A"/>
    <w:rsid w:val="21B0499B"/>
    <w:rsid w:val="21BA121F"/>
    <w:rsid w:val="21C89A76"/>
    <w:rsid w:val="21EC9549"/>
    <w:rsid w:val="21F779EE"/>
    <w:rsid w:val="2220ED4A"/>
    <w:rsid w:val="225AE90A"/>
    <w:rsid w:val="2265EB73"/>
    <w:rsid w:val="227FF86E"/>
    <w:rsid w:val="228C9159"/>
    <w:rsid w:val="22C9A915"/>
    <w:rsid w:val="22EAEE48"/>
    <w:rsid w:val="231F00DE"/>
    <w:rsid w:val="2320E698"/>
    <w:rsid w:val="2333029E"/>
    <w:rsid w:val="234D365A"/>
    <w:rsid w:val="237AE2DA"/>
    <w:rsid w:val="23A19FA3"/>
    <w:rsid w:val="23A3C3DA"/>
    <w:rsid w:val="23E3B47F"/>
    <w:rsid w:val="2400246F"/>
    <w:rsid w:val="2414197E"/>
    <w:rsid w:val="242574E5"/>
    <w:rsid w:val="243D8353"/>
    <w:rsid w:val="24435A75"/>
    <w:rsid w:val="246173BC"/>
    <w:rsid w:val="248D16CF"/>
    <w:rsid w:val="248D7510"/>
    <w:rsid w:val="24A5C4C6"/>
    <w:rsid w:val="24AC0FE4"/>
    <w:rsid w:val="24B793D7"/>
    <w:rsid w:val="24C74356"/>
    <w:rsid w:val="24DFCF3A"/>
    <w:rsid w:val="24FB08CB"/>
    <w:rsid w:val="255BBB11"/>
    <w:rsid w:val="2574195F"/>
    <w:rsid w:val="257DD0D9"/>
    <w:rsid w:val="257FD9AC"/>
    <w:rsid w:val="25AD26CF"/>
    <w:rsid w:val="25C05ADF"/>
    <w:rsid w:val="25C78FDA"/>
    <w:rsid w:val="26041846"/>
    <w:rsid w:val="261A36CE"/>
    <w:rsid w:val="264062F9"/>
    <w:rsid w:val="266F4CA3"/>
    <w:rsid w:val="26732CAB"/>
    <w:rsid w:val="267B9F9B"/>
    <w:rsid w:val="26853D04"/>
    <w:rsid w:val="2687CD6D"/>
    <w:rsid w:val="26A5603C"/>
    <w:rsid w:val="26A7274B"/>
    <w:rsid w:val="26BD173A"/>
    <w:rsid w:val="26C5B2B8"/>
    <w:rsid w:val="26CCBB10"/>
    <w:rsid w:val="26D6A6C4"/>
    <w:rsid w:val="27076B7F"/>
    <w:rsid w:val="2726F7B2"/>
    <w:rsid w:val="27351352"/>
    <w:rsid w:val="27365A66"/>
    <w:rsid w:val="275C2B40"/>
    <w:rsid w:val="2769B1F8"/>
    <w:rsid w:val="27730EDE"/>
    <w:rsid w:val="27740DFC"/>
    <w:rsid w:val="27783CDD"/>
    <w:rsid w:val="2789E23B"/>
    <w:rsid w:val="278A2DFB"/>
    <w:rsid w:val="278AD8BC"/>
    <w:rsid w:val="2793D656"/>
    <w:rsid w:val="27AF9901"/>
    <w:rsid w:val="27C91BB9"/>
    <w:rsid w:val="28761C13"/>
    <w:rsid w:val="289B81B7"/>
    <w:rsid w:val="289CA6BC"/>
    <w:rsid w:val="28A24AE5"/>
    <w:rsid w:val="28B83EBE"/>
    <w:rsid w:val="28D51BB9"/>
    <w:rsid w:val="28D669E4"/>
    <w:rsid w:val="28E19A04"/>
    <w:rsid w:val="2901FF19"/>
    <w:rsid w:val="290EC54F"/>
    <w:rsid w:val="29351990"/>
    <w:rsid w:val="2948CF14"/>
    <w:rsid w:val="296CB74B"/>
    <w:rsid w:val="297B7D58"/>
    <w:rsid w:val="29A0090F"/>
    <w:rsid w:val="29A0631E"/>
    <w:rsid w:val="29AB0C01"/>
    <w:rsid w:val="29B1B4A9"/>
    <w:rsid w:val="29B55191"/>
    <w:rsid w:val="29BDC481"/>
    <w:rsid w:val="29CEE2E1"/>
    <w:rsid w:val="29DB7FF5"/>
    <w:rsid w:val="29EED8B1"/>
    <w:rsid w:val="29F14BC1"/>
    <w:rsid w:val="2A13619A"/>
    <w:rsid w:val="2A49EE81"/>
    <w:rsid w:val="2A7A7325"/>
    <w:rsid w:val="2A978336"/>
    <w:rsid w:val="2AA18FF1"/>
    <w:rsid w:val="2AA91484"/>
    <w:rsid w:val="2AB1D716"/>
    <w:rsid w:val="2ABABCD6"/>
    <w:rsid w:val="2AC2797E"/>
    <w:rsid w:val="2AC5B2CE"/>
    <w:rsid w:val="2ACD021E"/>
    <w:rsid w:val="2AFEC2B6"/>
    <w:rsid w:val="2B1E9E56"/>
    <w:rsid w:val="2B23F037"/>
    <w:rsid w:val="2B3BCEC0"/>
    <w:rsid w:val="2B554A7B"/>
    <w:rsid w:val="2B5BEA52"/>
    <w:rsid w:val="2B6A4A4F"/>
    <w:rsid w:val="2B86211E"/>
    <w:rsid w:val="2B9A8963"/>
    <w:rsid w:val="2BA35EF7"/>
    <w:rsid w:val="2BE8268E"/>
    <w:rsid w:val="2BE9302E"/>
    <w:rsid w:val="2C0E9B9C"/>
    <w:rsid w:val="2C2872FF"/>
    <w:rsid w:val="2C35A24C"/>
    <w:rsid w:val="2C55D6C5"/>
    <w:rsid w:val="2C68D27F"/>
    <w:rsid w:val="2C6BD0EB"/>
    <w:rsid w:val="2C821DF5"/>
    <w:rsid w:val="2C8D5BAA"/>
    <w:rsid w:val="2C8DFDAA"/>
    <w:rsid w:val="2CA91B9F"/>
    <w:rsid w:val="2CAA56B1"/>
    <w:rsid w:val="2CB31E1A"/>
    <w:rsid w:val="2CFE660E"/>
    <w:rsid w:val="2D113C6B"/>
    <w:rsid w:val="2D28EC83"/>
    <w:rsid w:val="2D3B7F8F"/>
    <w:rsid w:val="2D4BD3A6"/>
    <w:rsid w:val="2D5AA6D1"/>
    <w:rsid w:val="2D616567"/>
    <w:rsid w:val="2D852F3C"/>
    <w:rsid w:val="2D90A9D2"/>
    <w:rsid w:val="2D93B7B3"/>
    <w:rsid w:val="2DC96E7B"/>
    <w:rsid w:val="2DEAD898"/>
    <w:rsid w:val="2DFFA8BE"/>
    <w:rsid w:val="2E0317DA"/>
    <w:rsid w:val="2E062612"/>
    <w:rsid w:val="2E07A14C"/>
    <w:rsid w:val="2E1DA13C"/>
    <w:rsid w:val="2E2F6E3B"/>
    <w:rsid w:val="2E62F1FB"/>
    <w:rsid w:val="2E727973"/>
    <w:rsid w:val="2E9F65CB"/>
    <w:rsid w:val="2EBDC1E0"/>
    <w:rsid w:val="2EC26206"/>
    <w:rsid w:val="2F0838C2"/>
    <w:rsid w:val="2F0A4CC9"/>
    <w:rsid w:val="2F1ECBFD"/>
    <w:rsid w:val="2F68EB02"/>
    <w:rsid w:val="2F7A7473"/>
    <w:rsid w:val="2F9E9DE8"/>
    <w:rsid w:val="2FAE3907"/>
    <w:rsid w:val="2FE9CD55"/>
    <w:rsid w:val="30031E28"/>
    <w:rsid w:val="30276F31"/>
    <w:rsid w:val="30328A8A"/>
    <w:rsid w:val="303DC60A"/>
    <w:rsid w:val="304DC055"/>
    <w:rsid w:val="305932AB"/>
    <w:rsid w:val="30684119"/>
    <w:rsid w:val="30A70D33"/>
    <w:rsid w:val="30B0CCC5"/>
    <w:rsid w:val="30B9D9A3"/>
    <w:rsid w:val="30FCC845"/>
    <w:rsid w:val="3118A8D9"/>
    <w:rsid w:val="314E9D83"/>
    <w:rsid w:val="31781C37"/>
    <w:rsid w:val="319616DF"/>
    <w:rsid w:val="31ACD491"/>
    <w:rsid w:val="31B5328E"/>
    <w:rsid w:val="31BCE18E"/>
    <w:rsid w:val="31D01255"/>
    <w:rsid w:val="31E4DECB"/>
    <w:rsid w:val="31EF25C8"/>
    <w:rsid w:val="31F0EEB8"/>
    <w:rsid w:val="3209E2B5"/>
    <w:rsid w:val="32101ED6"/>
    <w:rsid w:val="322B0041"/>
    <w:rsid w:val="324936BA"/>
    <w:rsid w:val="324C9D26"/>
    <w:rsid w:val="3264513C"/>
    <w:rsid w:val="326E27DE"/>
    <w:rsid w:val="326F53ED"/>
    <w:rsid w:val="328106D0"/>
    <w:rsid w:val="32B31730"/>
    <w:rsid w:val="32FDD20D"/>
    <w:rsid w:val="330C8358"/>
    <w:rsid w:val="3364215D"/>
    <w:rsid w:val="336D42CB"/>
    <w:rsid w:val="338C6EB4"/>
    <w:rsid w:val="339E8974"/>
    <w:rsid w:val="33F01B09"/>
    <w:rsid w:val="33F593E8"/>
    <w:rsid w:val="3407CE15"/>
    <w:rsid w:val="3414DC1B"/>
    <w:rsid w:val="342DB9EF"/>
    <w:rsid w:val="34331AD1"/>
    <w:rsid w:val="343CADE6"/>
    <w:rsid w:val="344FF6CA"/>
    <w:rsid w:val="348FDF2F"/>
    <w:rsid w:val="3499E43D"/>
    <w:rsid w:val="349F7E39"/>
    <w:rsid w:val="34B084C4"/>
    <w:rsid w:val="34FAE054"/>
    <w:rsid w:val="353BEBEE"/>
    <w:rsid w:val="3567A590"/>
    <w:rsid w:val="3575CA09"/>
    <w:rsid w:val="3577AD80"/>
    <w:rsid w:val="35D3E3E9"/>
    <w:rsid w:val="363155F8"/>
    <w:rsid w:val="3647E934"/>
    <w:rsid w:val="364BDAEF"/>
    <w:rsid w:val="3657023F"/>
    <w:rsid w:val="365FA677"/>
    <w:rsid w:val="367B8C14"/>
    <w:rsid w:val="367DEC30"/>
    <w:rsid w:val="367E4B78"/>
    <w:rsid w:val="368EC809"/>
    <w:rsid w:val="36A23C32"/>
    <w:rsid w:val="36AC99F1"/>
    <w:rsid w:val="36B0F1EB"/>
    <w:rsid w:val="36C8D3C5"/>
    <w:rsid w:val="36F89701"/>
    <w:rsid w:val="370F15CE"/>
    <w:rsid w:val="373EB191"/>
    <w:rsid w:val="377559E2"/>
    <w:rsid w:val="3794D301"/>
    <w:rsid w:val="37A0CA81"/>
    <w:rsid w:val="37B65FA4"/>
    <w:rsid w:val="37CBC573"/>
    <w:rsid w:val="37D2DD3C"/>
    <w:rsid w:val="37DCB369"/>
    <w:rsid w:val="37DF5783"/>
    <w:rsid w:val="37F5D0C1"/>
    <w:rsid w:val="37F723E1"/>
    <w:rsid w:val="37FA3B52"/>
    <w:rsid w:val="38099813"/>
    <w:rsid w:val="380A11AA"/>
    <w:rsid w:val="381E9C28"/>
    <w:rsid w:val="383297AE"/>
    <w:rsid w:val="385C8F62"/>
    <w:rsid w:val="389BE8C0"/>
    <w:rsid w:val="38C5D808"/>
    <w:rsid w:val="38CAC98A"/>
    <w:rsid w:val="38EEBBF3"/>
    <w:rsid w:val="390B76D1"/>
    <w:rsid w:val="390E1F6B"/>
    <w:rsid w:val="3911261F"/>
    <w:rsid w:val="391DC3D7"/>
    <w:rsid w:val="392D0630"/>
    <w:rsid w:val="393D819C"/>
    <w:rsid w:val="397563DE"/>
    <w:rsid w:val="397F98C7"/>
    <w:rsid w:val="3991A122"/>
    <w:rsid w:val="399885C0"/>
    <w:rsid w:val="39A854F5"/>
    <w:rsid w:val="39CA1EFC"/>
    <w:rsid w:val="39D8C896"/>
    <w:rsid w:val="39E10F50"/>
    <w:rsid w:val="39E62B75"/>
    <w:rsid w:val="39E88B69"/>
    <w:rsid w:val="3A2000FC"/>
    <w:rsid w:val="3A324EF9"/>
    <w:rsid w:val="3A41D299"/>
    <w:rsid w:val="3A4673F9"/>
    <w:rsid w:val="3A57C3CE"/>
    <w:rsid w:val="3A5D1D4F"/>
    <w:rsid w:val="3A6C0284"/>
    <w:rsid w:val="3A6C3A7D"/>
    <w:rsid w:val="3A765BDA"/>
    <w:rsid w:val="3A7714A0"/>
    <w:rsid w:val="3A94C1FE"/>
    <w:rsid w:val="3ABDD788"/>
    <w:rsid w:val="3ACE61FC"/>
    <w:rsid w:val="3AD17CEA"/>
    <w:rsid w:val="3AEF10C5"/>
    <w:rsid w:val="3AFA8DFC"/>
    <w:rsid w:val="3B06149D"/>
    <w:rsid w:val="3B0DCBDF"/>
    <w:rsid w:val="3B4138D5"/>
    <w:rsid w:val="3B845BCA"/>
    <w:rsid w:val="3BAB820E"/>
    <w:rsid w:val="3BB75B36"/>
    <w:rsid w:val="3BF3C4A0"/>
    <w:rsid w:val="3BF748AA"/>
    <w:rsid w:val="3BF9B0E1"/>
    <w:rsid w:val="3C2FD314"/>
    <w:rsid w:val="3C3E5F33"/>
    <w:rsid w:val="3C3EC2B0"/>
    <w:rsid w:val="3C43256D"/>
    <w:rsid w:val="3C5B71A2"/>
    <w:rsid w:val="3C5BC19F"/>
    <w:rsid w:val="3C720531"/>
    <w:rsid w:val="3C89E23B"/>
    <w:rsid w:val="3C8B10FF"/>
    <w:rsid w:val="3C8EFE33"/>
    <w:rsid w:val="3CB1379A"/>
    <w:rsid w:val="3CC7FDEE"/>
    <w:rsid w:val="3CEB70A0"/>
    <w:rsid w:val="3CF6564C"/>
    <w:rsid w:val="3D020BCE"/>
    <w:rsid w:val="3D07E506"/>
    <w:rsid w:val="3D137693"/>
    <w:rsid w:val="3D143DDA"/>
    <w:rsid w:val="3D144F5B"/>
    <w:rsid w:val="3D1BDB1A"/>
    <w:rsid w:val="3D29B92A"/>
    <w:rsid w:val="3D31056C"/>
    <w:rsid w:val="3D31EFA9"/>
    <w:rsid w:val="3D44C967"/>
    <w:rsid w:val="3D5CD39F"/>
    <w:rsid w:val="3D983D3D"/>
    <w:rsid w:val="3DCF4C87"/>
    <w:rsid w:val="3DDB88BC"/>
    <w:rsid w:val="3DDF6043"/>
    <w:rsid w:val="3DFA307C"/>
    <w:rsid w:val="3E1DC516"/>
    <w:rsid w:val="3E22ED17"/>
    <w:rsid w:val="3E2DD36C"/>
    <w:rsid w:val="3E337A51"/>
    <w:rsid w:val="3E43E841"/>
    <w:rsid w:val="3E5B718A"/>
    <w:rsid w:val="3E700EC7"/>
    <w:rsid w:val="3E8C5563"/>
    <w:rsid w:val="3EE099C8"/>
    <w:rsid w:val="3EE0CD2C"/>
    <w:rsid w:val="3EEFDC32"/>
    <w:rsid w:val="3EF0122C"/>
    <w:rsid w:val="3F0FF142"/>
    <w:rsid w:val="3F400691"/>
    <w:rsid w:val="3F538966"/>
    <w:rsid w:val="3F5A2858"/>
    <w:rsid w:val="3F683C01"/>
    <w:rsid w:val="3F8D949D"/>
    <w:rsid w:val="3F985815"/>
    <w:rsid w:val="3FB3F103"/>
    <w:rsid w:val="3FBB2CD8"/>
    <w:rsid w:val="3FED3EFE"/>
    <w:rsid w:val="3FF56455"/>
    <w:rsid w:val="4015717F"/>
    <w:rsid w:val="4017EDF6"/>
    <w:rsid w:val="401AD6DA"/>
    <w:rsid w:val="402065D2"/>
    <w:rsid w:val="404F39D6"/>
    <w:rsid w:val="406263C2"/>
    <w:rsid w:val="406287CA"/>
    <w:rsid w:val="40732E5D"/>
    <w:rsid w:val="407C6A29"/>
    <w:rsid w:val="408BAC93"/>
    <w:rsid w:val="40C50B83"/>
    <w:rsid w:val="40D17507"/>
    <w:rsid w:val="40D1F34F"/>
    <w:rsid w:val="40E91BA9"/>
    <w:rsid w:val="40EB04DE"/>
    <w:rsid w:val="40F6280B"/>
    <w:rsid w:val="411FDBA7"/>
    <w:rsid w:val="412C1F03"/>
    <w:rsid w:val="413FD91C"/>
    <w:rsid w:val="414F2191"/>
    <w:rsid w:val="4153307E"/>
    <w:rsid w:val="41540940"/>
    <w:rsid w:val="415FB093"/>
    <w:rsid w:val="41883C1D"/>
    <w:rsid w:val="41890F5F"/>
    <w:rsid w:val="41995F2A"/>
    <w:rsid w:val="42113039"/>
    <w:rsid w:val="421C0F2C"/>
    <w:rsid w:val="422B26C4"/>
    <w:rsid w:val="422B76FC"/>
    <w:rsid w:val="42429F86"/>
    <w:rsid w:val="4242C975"/>
    <w:rsid w:val="4279DB10"/>
    <w:rsid w:val="427BA1C7"/>
    <w:rsid w:val="42B266F1"/>
    <w:rsid w:val="42BFCB39"/>
    <w:rsid w:val="42DA81EC"/>
    <w:rsid w:val="42F6FEF9"/>
    <w:rsid w:val="42F99737"/>
    <w:rsid w:val="42FA4839"/>
    <w:rsid w:val="4309D463"/>
    <w:rsid w:val="436F143F"/>
    <w:rsid w:val="437500EC"/>
    <w:rsid w:val="437A4527"/>
    <w:rsid w:val="437C2429"/>
    <w:rsid w:val="4396701E"/>
    <w:rsid w:val="43A30DAA"/>
    <w:rsid w:val="43A33F53"/>
    <w:rsid w:val="43EC2DBD"/>
    <w:rsid w:val="43F12A23"/>
    <w:rsid w:val="4411AE66"/>
    <w:rsid w:val="4419761C"/>
    <w:rsid w:val="442A4287"/>
    <w:rsid w:val="44742795"/>
    <w:rsid w:val="448330A2"/>
    <w:rsid w:val="44A787C4"/>
    <w:rsid w:val="44BC7E8C"/>
    <w:rsid w:val="44CF9847"/>
    <w:rsid w:val="44D1DF65"/>
    <w:rsid w:val="44D397BA"/>
    <w:rsid w:val="44DD5A28"/>
    <w:rsid w:val="44DDD5FB"/>
    <w:rsid w:val="44E21F58"/>
    <w:rsid w:val="450AE4A0"/>
    <w:rsid w:val="451B6CFF"/>
    <w:rsid w:val="452B6CA8"/>
    <w:rsid w:val="4532A47A"/>
    <w:rsid w:val="456317BE"/>
    <w:rsid w:val="457048CE"/>
    <w:rsid w:val="4596E778"/>
    <w:rsid w:val="45FD3B1C"/>
    <w:rsid w:val="4630C481"/>
    <w:rsid w:val="466B3CB6"/>
    <w:rsid w:val="466DC04C"/>
    <w:rsid w:val="46A75FC0"/>
    <w:rsid w:val="46C54325"/>
    <w:rsid w:val="46DDCAA6"/>
    <w:rsid w:val="474B1983"/>
    <w:rsid w:val="474F2DB0"/>
    <w:rsid w:val="475CDEB7"/>
    <w:rsid w:val="47746E1C"/>
    <w:rsid w:val="4790865A"/>
    <w:rsid w:val="479243F7"/>
    <w:rsid w:val="47AD705E"/>
    <w:rsid w:val="47BCD9BB"/>
    <w:rsid w:val="47C8862E"/>
    <w:rsid w:val="47D2A6CE"/>
    <w:rsid w:val="47D2B01D"/>
    <w:rsid w:val="47F25985"/>
    <w:rsid w:val="47F9060D"/>
    <w:rsid w:val="47FC1EFB"/>
    <w:rsid w:val="48087DA0"/>
    <w:rsid w:val="48099126"/>
    <w:rsid w:val="480BD2EA"/>
    <w:rsid w:val="483EDB69"/>
    <w:rsid w:val="484C2020"/>
    <w:rsid w:val="484DB64A"/>
    <w:rsid w:val="487D034E"/>
    <w:rsid w:val="488902D7"/>
    <w:rsid w:val="48AF057B"/>
    <w:rsid w:val="48BB9206"/>
    <w:rsid w:val="48BD72F2"/>
    <w:rsid w:val="48D6698D"/>
    <w:rsid w:val="4904E0B4"/>
    <w:rsid w:val="49103E7D"/>
    <w:rsid w:val="49208311"/>
    <w:rsid w:val="49456EC0"/>
    <w:rsid w:val="4982A920"/>
    <w:rsid w:val="498F737A"/>
    <w:rsid w:val="4999D0E3"/>
    <w:rsid w:val="49A55088"/>
    <w:rsid w:val="49B5340C"/>
    <w:rsid w:val="49BC07DC"/>
    <w:rsid w:val="49E7F081"/>
    <w:rsid w:val="4A2918C6"/>
    <w:rsid w:val="4AAF381C"/>
    <w:rsid w:val="4AC06DA5"/>
    <w:rsid w:val="4AF35078"/>
    <w:rsid w:val="4B12F5B9"/>
    <w:rsid w:val="4B1A1ADB"/>
    <w:rsid w:val="4B21AACE"/>
    <w:rsid w:val="4B31BF81"/>
    <w:rsid w:val="4B38383F"/>
    <w:rsid w:val="4B5CB2D9"/>
    <w:rsid w:val="4BBC4D7B"/>
    <w:rsid w:val="4BC64685"/>
    <w:rsid w:val="4BCB1002"/>
    <w:rsid w:val="4BD5126C"/>
    <w:rsid w:val="4BDB565D"/>
    <w:rsid w:val="4C45FA66"/>
    <w:rsid w:val="4C751A2A"/>
    <w:rsid w:val="4C81DE81"/>
    <w:rsid w:val="4C8FBFB0"/>
    <w:rsid w:val="4CA00605"/>
    <w:rsid w:val="4CA1835B"/>
    <w:rsid w:val="4CE8815B"/>
    <w:rsid w:val="4CF619A7"/>
    <w:rsid w:val="4D2D0A76"/>
    <w:rsid w:val="4D34C931"/>
    <w:rsid w:val="4D374C14"/>
    <w:rsid w:val="4D48A21E"/>
    <w:rsid w:val="4D5EC1D3"/>
    <w:rsid w:val="4D5F0289"/>
    <w:rsid w:val="4D6846D8"/>
    <w:rsid w:val="4D854E2F"/>
    <w:rsid w:val="4D85972B"/>
    <w:rsid w:val="4D9F03AC"/>
    <w:rsid w:val="4DEBF568"/>
    <w:rsid w:val="4E1FCB52"/>
    <w:rsid w:val="4E28D3A9"/>
    <w:rsid w:val="4E310E8A"/>
    <w:rsid w:val="4E37F42A"/>
    <w:rsid w:val="4E3EFE1D"/>
    <w:rsid w:val="4E78C1AB"/>
    <w:rsid w:val="4E82C61C"/>
    <w:rsid w:val="4E9F078E"/>
    <w:rsid w:val="4EA43729"/>
    <w:rsid w:val="4EB868C0"/>
    <w:rsid w:val="4EC028DD"/>
    <w:rsid w:val="4EE27D2B"/>
    <w:rsid w:val="4EF3EE3D"/>
    <w:rsid w:val="4F0F294F"/>
    <w:rsid w:val="4F42DD7C"/>
    <w:rsid w:val="4F44CD46"/>
    <w:rsid w:val="4F45F54D"/>
    <w:rsid w:val="4F4CF332"/>
    <w:rsid w:val="4F5723C5"/>
    <w:rsid w:val="4F5F20BD"/>
    <w:rsid w:val="4F613CDC"/>
    <w:rsid w:val="4F719DAD"/>
    <w:rsid w:val="4F7CF251"/>
    <w:rsid w:val="4F7F8001"/>
    <w:rsid w:val="4F9A025E"/>
    <w:rsid w:val="4F9B906F"/>
    <w:rsid w:val="4FA09E02"/>
    <w:rsid w:val="4FB0F75E"/>
    <w:rsid w:val="4FE17020"/>
    <w:rsid w:val="4FF1CD97"/>
    <w:rsid w:val="50205C19"/>
    <w:rsid w:val="50381B94"/>
    <w:rsid w:val="505BF464"/>
    <w:rsid w:val="50807292"/>
    <w:rsid w:val="50A40F90"/>
    <w:rsid w:val="511B5062"/>
    <w:rsid w:val="5147764E"/>
    <w:rsid w:val="51478306"/>
    <w:rsid w:val="51489291"/>
    <w:rsid w:val="51860ACC"/>
    <w:rsid w:val="51A93B10"/>
    <w:rsid w:val="51A9F5D9"/>
    <w:rsid w:val="51E13BCA"/>
    <w:rsid w:val="51F3AE9A"/>
    <w:rsid w:val="5217FD05"/>
    <w:rsid w:val="521EDE1D"/>
    <w:rsid w:val="522A5287"/>
    <w:rsid w:val="52477397"/>
    <w:rsid w:val="524DDCC0"/>
    <w:rsid w:val="5253627D"/>
    <w:rsid w:val="529431FF"/>
    <w:rsid w:val="529CF909"/>
    <w:rsid w:val="52A138B9"/>
    <w:rsid w:val="52A16ED8"/>
    <w:rsid w:val="52A2E486"/>
    <w:rsid w:val="52ABAE33"/>
    <w:rsid w:val="52C2EFB1"/>
    <w:rsid w:val="52DCF61C"/>
    <w:rsid w:val="52E462F2"/>
    <w:rsid w:val="531C122C"/>
    <w:rsid w:val="5324132F"/>
    <w:rsid w:val="533AED14"/>
    <w:rsid w:val="533EBF7B"/>
    <w:rsid w:val="535340DB"/>
    <w:rsid w:val="537B1C27"/>
    <w:rsid w:val="5381A7F3"/>
    <w:rsid w:val="539537DA"/>
    <w:rsid w:val="53CD9847"/>
    <w:rsid w:val="53DBB052"/>
    <w:rsid w:val="53DD6B27"/>
    <w:rsid w:val="53E9E21F"/>
    <w:rsid w:val="53FB3779"/>
    <w:rsid w:val="53FE2F77"/>
    <w:rsid w:val="54028EEF"/>
    <w:rsid w:val="540C2543"/>
    <w:rsid w:val="545013A9"/>
    <w:rsid w:val="545E656B"/>
    <w:rsid w:val="54D7AA4F"/>
    <w:rsid w:val="54DF769B"/>
    <w:rsid w:val="54EAC196"/>
    <w:rsid w:val="54F65883"/>
    <w:rsid w:val="5506D378"/>
    <w:rsid w:val="5521788E"/>
    <w:rsid w:val="554231D2"/>
    <w:rsid w:val="55846E68"/>
    <w:rsid w:val="55984624"/>
    <w:rsid w:val="55C4C465"/>
    <w:rsid w:val="55C51229"/>
    <w:rsid w:val="55DB6237"/>
    <w:rsid w:val="55DDE5D2"/>
    <w:rsid w:val="55F18B66"/>
    <w:rsid w:val="5626FB1F"/>
    <w:rsid w:val="562B08E4"/>
    <w:rsid w:val="565C0EFA"/>
    <w:rsid w:val="566D0B76"/>
    <w:rsid w:val="5679980A"/>
    <w:rsid w:val="567FFC67"/>
    <w:rsid w:val="56816287"/>
    <w:rsid w:val="568F63BA"/>
    <w:rsid w:val="5690211B"/>
    <w:rsid w:val="56AA85A7"/>
    <w:rsid w:val="56B99508"/>
    <w:rsid w:val="5718FF67"/>
    <w:rsid w:val="572A34F9"/>
    <w:rsid w:val="5746CBE7"/>
    <w:rsid w:val="5748F146"/>
    <w:rsid w:val="57600D30"/>
    <w:rsid w:val="57CC7A9D"/>
    <w:rsid w:val="57E709BF"/>
    <w:rsid w:val="57E8ADC4"/>
    <w:rsid w:val="57F9D6BB"/>
    <w:rsid w:val="57FD083B"/>
    <w:rsid w:val="57FDA741"/>
    <w:rsid w:val="5817175D"/>
    <w:rsid w:val="581C6507"/>
    <w:rsid w:val="58329C3D"/>
    <w:rsid w:val="5838DE80"/>
    <w:rsid w:val="58413B37"/>
    <w:rsid w:val="584661C8"/>
    <w:rsid w:val="584D8DD3"/>
    <w:rsid w:val="585F5682"/>
    <w:rsid w:val="58769674"/>
    <w:rsid w:val="589D5120"/>
    <w:rsid w:val="58A7C8B9"/>
    <w:rsid w:val="58DC4CDE"/>
    <w:rsid w:val="58E4C1A7"/>
    <w:rsid w:val="58E6A96C"/>
    <w:rsid w:val="58F03E3F"/>
    <w:rsid w:val="58F95F0E"/>
    <w:rsid w:val="58FC36C5"/>
    <w:rsid w:val="5904A071"/>
    <w:rsid w:val="59124497"/>
    <w:rsid w:val="5915C9F6"/>
    <w:rsid w:val="5946E79A"/>
    <w:rsid w:val="5956ED82"/>
    <w:rsid w:val="596560B0"/>
    <w:rsid w:val="5973656F"/>
    <w:rsid w:val="597D34B8"/>
    <w:rsid w:val="59B2E7BE"/>
    <w:rsid w:val="59B77237"/>
    <w:rsid w:val="59E171A9"/>
    <w:rsid w:val="59ECCA47"/>
    <w:rsid w:val="59EF245A"/>
    <w:rsid w:val="59F756ED"/>
    <w:rsid w:val="5A135D86"/>
    <w:rsid w:val="5A1845F2"/>
    <w:rsid w:val="5A1BD080"/>
    <w:rsid w:val="5A2A69CE"/>
    <w:rsid w:val="5A437098"/>
    <w:rsid w:val="5A4AD120"/>
    <w:rsid w:val="5A642F9C"/>
    <w:rsid w:val="5A7606B4"/>
    <w:rsid w:val="5A7A6DF7"/>
    <w:rsid w:val="5ACD8E63"/>
    <w:rsid w:val="5AE2B7FB"/>
    <w:rsid w:val="5AEEDE5A"/>
    <w:rsid w:val="5B0C0286"/>
    <w:rsid w:val="5B222FBA"/>
    <w:rsid w:val="5B2D0C05"/>
    <w:rsid w:val="5B34DA98"/>
    <w:rsid w:val="5B3533AC"/>
    <w:rsid w:val="5B550FA1"/>
    <w:rsid w:val="5B6F4083"/>
    <w:rsid w:val="5B704E54"/>
    <w:rsid w:val="5B81EB89"/>
    <w:rsid w:val="5B9F971F"/>
    <w:rsid w:val="5BD779C2"/>
    <w:rsid w:val="5BE6C237"/>
    <w:rsid w:val="5BF9E157"/>
    <w:rsid w:val="5BF9F0E7"/>
    <w:rsid w:val="5C08F51F"/>
    <w:rsid w:val="5C0E7964"/>
    <w:rsid w:val="5C3A83E6"/>
    <w:rsid w:val="5C5A6FFC"/>
    <w:rsid w:val="5C63C1D0"/>
    <w:rsid w:val="5C6C09D8"/>
    <w:rsid w:val="5C844C92"/>
    <w:rsid w:val="5CAECE23"/>
    <w:rsid w:val="5CB8A85C"/>
    <w:rsid w:val="5CCE2D91"/>
    <w:rsid w:val="5CDA13B8"/>
    <w:rsid w:val="5CFDA56A"/>
    <w:rsid w:val="5CFEDF21"/>
    <w:rsid w:val="5D09CA61"/>
    <w:rsid w:val="5D17B018"/>
    <w:rsid w:val="5D32A5D1"/>
    <w:rsid w:val="5D4964BB"/>
    <w:rsid w:val="5D4FE6B4"/>
    <w:rsid w:val="5DAE0E87"/>
    <w:rsid w:val="5DB7F000"/>
    <w:rsid w:val="5DCB3C9A"/>
    <w:rsid w:val="5DF9CAE2"/>
    <w:rsid w:val="5DFB6380"/>
    <w:rsid w:val="5E1D0847"/>
    <w:rsid w:val="5E25177A"/>
    <w:rsid w:val="5E58CA84"/>
    <w:rsid w:val="5E5B650C"/>
    <w:rsid w:val="5E70C720"/>
    <w:rsid w:val="5E82DB1B"/>
    <w:rsid w:val="5E888E27"/>
    <w:rsid w:val="5E8AE9F8"/>
    <w:rsid w:val="5EB67B78"/>
    <w:rsid w:val="5EBA4646"/>
    <w:rsid w:val="5EEDA01D"/>
    <w:rsid w:val="5F0C22D3"/>
    <w:rsid w:val="5F1E62F9"/>
    <w:rsid w:val="5F55C9B1"/>
    <w:rsid w:val="5F598CAA"/>
    <w:rsid w:val="5F5A1AB9"/>
    <w:rsid w:val="5F612702"/>
    <w:rsid w:val="5F6837CB"/>
    <w:rsid w:val="5F832110"/>
    <w:rsid w:val="5FADB62E"/>
    <w:rsid w:val="5FD2BFCA"/>
    <w:rsid w:val="5FD4A234"/>
    <w:rsid w:val="601D5786"/>
    <w:rsid w:val="6032A35C"/>
    <w:rsid w:val="60374234"/>
    <w:rsid w:val="605616A7"/>
    <w:rsid w:val="605A1950"/>
    <w:rsid w:val="609AE798"/>
    <w:rsid w:val="60A4DFAE"/>
    <w:rsid w:val="60A942D5"/>
    <w:rsid w:val="60AA0635"/>
    <w:rsid w:val="60B9E2A9"/>
    <w:rsid w:val="60C86527"/>
    <w:rsid w:val="60F689F9"/>
    <w:rsid w:val="60FE2415"/>
    <w:rsid w:val="61265F0D"/>
    <w:rsid w:val="613E55A7"/>
    <w:rsid w:val="6143B7C8"/>
    <w:rsid w:val="618C197F"/>
    <w:rsid w:val="6192298A"/>
    <w:rsid w:val="61A3B5EC"/>
    <w:rsid w:val="61C661EA"/>
    <w:rsid w:val="61DB5362"/>
    <w:rsid w:val="61DFD5A7"/>
    <w:rsid w:val="61E8AD90"/>
    <w:rsid w:val="620C327F"/>
    <w:rsid w:val="622D8DF3"/>
    <w:rsid w:val="6249A04F"/>
    <w:rsid w:val="624AF5F1"/>
    <w:rsid w:val="62643588"/>
    <w:rsid w:val="6266116F"/>
    <w:rsid w:val="6276C92C"/>
    <w:rsid w:val="62807140"/>
    <w:rsid w:val="62820462"/>
    <w:rsid w:val="6285CFF6"/>
    <w:rsid w:val="62A4FD54"/>
    <w:rsid w:val="62A9D333"/>
    <w:rsid w:val="62B1B037"/>
    <w:rsid w:val="62D53213"/>
    <w:rsid w:val="62DA2608"/>
    <w:rsid w:val="62E556F0"/>
    <w:rsid w:val="62E6B3D8"/>
    <w:rsid w:val="63022B5C"/>
    <w:rsid w:val="63026CFE"/>
    <w:rsid w:val="630E68F5"/>
    <w:rsid w:val="630EE759"/>
    <w:rsid w:val="63159A5C"/>
    <w:rsid w:val="631C6C0C"/>
    <w:rsid w:val="6323A5D5"/>
    <w:rsid w:val="6327E9E0"/>
    <w:rsid w:val="634AB353"/>
    <w:rsid w:val="634C42C1"/>
    <w:rsid w:val="6362324B"/>
    <w:rsid w:val="6371A563"/>
    <w:rsid w:val="6376D66E"/>
    <w:rsid w:val="63915A86"/>
    <w:rsid w:val="63A27FC5"/>
    <w:rsid w:val="63BFDA4C"/>
    <w:rsid w:val="63C49EE8"/>
    <w:rsid w:val="63EA5A64"/>
    <w:rsid w:val="6412A103"/>
    <w:rsid w:val="641A22C5"/>
    <w:rsid w:val="64208116"/>
    <w:rsid w:val="64453327"/>
    <w:rsid w:val="64592413"/>
    <w:rsid w:val="647F9127"/>
    <w:rsid w:val="647FE62F"/>
    <w:rsid w:val="648131E9"/>
    <w:rsid w:val="6485421C"/>
    <w:rsid w:val="649EB78A"/>
    <w:rsid w:val="64B16ABD"/>
    <w:rsid w:val="64BEC1B7"/>
    <w:rsid w:val="64CAD409"/>
    <w:rsid w:val="64CF1ED2"/>
    <w:rsid w:val="6514DC46"/>
    <w:rsid w:val="65606F49"/>
    <w:rsid w:val="6562D9ED"/>
    <w:rsid w:val="65692D61"/>
    <w:rsid w:val="65B45E9D"/>
    <w:rsid w:val="65D44DFA"/>
    <w:rsid w:val="65F17BB9"/>
    <w:rsid w:val="65F1C59F"/>
    <w:rsid w:val="6602B866"/>
    <w:rsid w:val="6611C6CA"/>
    <w:rsid w:val="661B6188"/>
    <w:rsid w:val="6621127D"/>
    <w:rsid w:val="662EFCCD"/>
    <w:rsid w:val="664624F2"/>
    <w:rsid w:val="66780500"/>
    <w:rsid w:val="6679F2A6"/>
    <w:rsid w:val="6687DD0A"/>
    <w:rsid w:val="66A5FD6B"/>
    <w:rsid w:val="66B279EB"/>
    <w:rsid w:val="66B9661F"/>
    <w:rsid w:val="66C896F7"/>
    <w:rsid w:val="66F4AAAB"/>
    <w:rsid w:val="66F79248"/>
    <w:rsid w:val="66FEAA4E"/>
    <w:rsid w:val="67030937"/>
    <w:rsid w:val="67032006"/>
    <w:rsid w:val="6705AB5D"/>
    <w:rsid w:val="670ECCA8"/>
    <w:rsid w:val="6710F742"/>
    <w:rsid w:val="672E7697"/>
    <w:rsid w:val="673CF145"/>
    <w:rsid w:val="673FF185"/>
    <w:rsid w:val="674A41C5"/>
    <w:rsid w:val="67504DAB"/>
    <w:rsid w:val="675227D5"/>
    <w:rsid w:val="6754ED27"/>
    <w:rsid w:val="675D23EF"/>
    <w:rsid w:val="676AEA65"/>
    <w:rsid w:val="6790A171"/>
    <w:rsid w:val="6790C4D5"/>
    <w:rsid w:val="67A72630"/>
    <w:rsid w:val="67AD972B"/>
    <w:rsid w:val="67DE1951"/>
    <w:rsid w:val="67E90B7F"/>
    <w:rsid w:val="67EF4D8A"/>
    <w:rsid w:val="67F861C7"/>
    <w:rsid w:val="67FE8109"/>
    <w:rsid w:val="680FE181"/>
    <w:rsid w:val="68248CE4"/>
    <w:rsid w:val="686C1A73"/>
    <w:rsid w:val="6893BCFE"/>
    <w:rsid w:val="6899CBA1"/>
    <w:rsid w:val="68D864D8"/>
    <w:rsid w:val="68DB5096"/>
    <w:rsid w:val="68E60AB0"/>
    <w:rsid w:val="68EDF836"/>
    <w:rsid w:val="68FC0428"/>
    <w:rsid w:val="6916E871"/>
    <w:rsid w:val="692C9536"/>
    <w:rsid w:val="692F5314"/>
    <w:rsid w:val="69371468"/>
    <w:rsid w:val="693FF831"/>
    <w:rsid w:val="69437591"/>
    <w:rsid w:val="695D2B0C"/>
    <w:rsid w:val="6971B5C6"/>
    <w:rsid w:val="69863EDC"/>
    <w:rsid w:val="69D985A2"/>
    <w:rsid w:val="69DBBE2D"/>
    <w:rsid w:val="69E66E17"/>
    <w:rsid w:val="6A0037B9"/>
    <w:rsid w:val="6A08A222"/>
    <w:rsid w:val="6A4158DC"/>
    <w:rsid w:val="6A59B678"/>
    <w:rsid w:val="6A5B0C63"/>
    <w:rsid w:val="6A5DA7FB"/>
    <w:rsid w:val="6A81E287"/>
    <w:rsid w:val="6A9E602B"/>
    <w:rsid w:val="6AC536C2"/>
    <w:rsid w:val="6ADA1C94"/>
    <w:rsid w:val="6AE537ED"/>
    <w:rsid w:val="6AEED2AB"/>
    <w:rsid w:val="6AEF473D"/>
    <w:rsid w:val="6AF17C35"/>
    <w:rsid w:val="6AFA796B"/>
    <w:rsid w:val="6B1BF427"/>
    <w:rsid w:val="6B3E2CA6"/>
    <w:rsid w:val="6B661E77"/>
    <w:rsid w:val="6B84C976"/>
    <w:rsid w:val="6BAB5EA8"/>
    <w:rsid w:val="6BAEBD6C"/>
    <w:rsid w:val="6BAF887D"/>
    <w:rsid w:val="6BAF979D"/>
    <w:rsid w:val="6BB7BA87"/>
    <w:rsid w:val="6BC37834"/>
    <w:rsid w:val="6BC7BE8B"/>
    <w:rsid w:val="6BCC4886"/>
    <w:rsid w:val="6BD9EBC3"/>
    <w:rsid w:val="6BF82CC5"/>
    <w:rsid w:val="6C34B321"/>
    <w:rsid w:val="6C3AA4C3"/>
    <w:rsid w:val="6C6ECF53"/>
    <w:rsid w:val="6C7BEB87"/>
    <w:rsid w:val="6C87D90F"/>
    <w:rsid w:val="6C8AA30C"/>
    <w:rsid w:val="6C913345"/>
    <w:rsid w:val="6CB6F88F"/>
    <w:rsid w:val="6CF05FF8"/>
    <w:rsid w:val="6D006641"/>
    <w:rsid w:val="6D07BBD9"/>
    <w:rsid w:val="6D3499AF"/>
    <w:rsid w:val="6D37D87B"/>
    <w:rsid w:val="6D388648"/>
    <w:rsid w:val="6D91573A"/>
    <w:rsid w:val="6DAF492D"/>
    <w:rsid w:val="6DB7C2D3"/>
    <w:rsid w:val="6DDD30EB"/>
    <w:rsid w:val="6DE8D453"/>
    <w:rsid w:val="6DFCD784"/>
    <w:rsid w:val="6E000659"/>
    <w:rsid w:val="6E04CD0A"/>
    <w:rsid w:val="6E1CD8AF"/>
    <w:rsid w:val="6E4EC0F2"/>
    <w:rsid w:val="6E619B23"/>
    <w:rsid w:val="6E6263FF"/>
    <w:rsid w:val="6E9982CF"/>
    <w:rsid w:val="6EA0EC8E"/>
    <w:rsid w:val="6EB769C8"/>
    <w:rsid w:val="6ED09D30"/>
    <w:rsid w:val="6ED3A8DC"/>
    <w:rsid w:val="6EE02DB3"/>
    <w:rsid w:val="6EE51E64"/>
    <w:rsid w:val="6EFF2724"/>
    <w:rsid w:val="6F013A47"/>
    <w:rsid w:val="6F047548"/>
    <w:rsid w:val="6F0F1719"/>
    <w:rsid w:val="6F322124"/>
    <w:rsid w:val="6F37A359"/>
    <w:rsid w:val="6F554C34"/>
    <w:rsid w:val="6F5D39BA"/>
    <w:rsid w:val="6F81FCBA"/>
    <w:rsid w:val="6F9BD6BA"/>
    <w:rsid w:val="6FC6B2AA"/>
    <w:rsid w:val="6FC8D259"/>
    <w:rsid w:val="6FD9FE9F"/>
    <w:rsid w:val="6FE0219D"/>
    <w:rsid w:val="70258F50"/>
    <w:rsid w:val="70493663"/>
    <w:rsid w:val="7050985F"/>
    <w:rsid w:val="705AB38A"/>
    <w:rsid w:val="706BF22D"/>
    <w:rsid w:val="707427F7"/>
    <w:rsid w:val="70833AFD"/>
    <w:rsid w:val="709F16CD"/>
    <w:rsid w:val="70D373BA"/>
    <w:rsid w:val="70DC311C"/>
    <w:rsid w:val="70EE6184"/>
    <w:rsid w:val="7119032D"/>
    <w:rsid w:val="71230E20"/>
    <w:rsid w:val="712EDC7F"/>
    <w:rsid w:val="71647942"/>
    <w:rsid w:val="71686953"/>
    <w:rsid w:val="719C79BD"/>
    <w:rsid w:val="71A53245"/>
    <w:rsid w:val="71A5DC76"/>
    <w:rsid w:val="71AB5FDE"/>
    <w:rsid w:val="71C67863"/>
    <w:rsid w:val="71F5106D"/>
    <w:rsid w:val="720FF858"/>
    <w:rsid w:val="721DFEF0"/>
    <w:rsid w:val="722CDD96"/>
    <w:rsid w:val="72518A55"/>
    <w:rsid w:val="725B9704"/>
    <w:rsid w:val="7263722F"/>
    <w:rsid w:val="7266EB84"/>
    <w:rsid w:val="727FE139"/>
    <w:rsid w:val="72A7F96D"/>
    <w:rsid w:val="72A9AD7A"/>
    <w:rsid w:val="72A9E647"/>
    <w:rsid w:val="72BE52A4"/>
    <w:rsid w:val="72C30EA4"/>
    <w:rsid w:val="72C59BA9"/>
    <w:rsid w:val="72F3C329"/>
    <w:rsid w:val="731CEB89"/>
    <w:rsid w:val="7327C19C"/>
    <w:rsid w:val="732D5F92"/>
    <w:rsid w:val="733FF999"/>
    <w:rsid w:val="734927DE"/>
    <w:rsid w:val="735AFA97"/>
    <w:rsid w:val="736D8855"/>
    <w:rsid w:val="736F7EAC"/>
    <w:rsid w:val="7372B8FA"/>
    <w:rsid w:val="73898920"/>
    <w:rsid w:val="739BA167"/>
    <w:rsid w:val="73E0DB42"/>
    <w:rsid w:val="73FD7605"/>
    <w:rsid w:val="74107CC1"/>
    <w:rsid w:val="7423C062"/>
    <w:rsid w:val="742F6B79"/>
    <w:rsid w:val="74364EA7"/>
    <w:rsid w:val="74667D41"/>
    <w:rsid w:val="746FE074"/>
    <w:rsid w:val="7471D952"/>
    <w:rsid w:val="7473CFAF"/>
    <w:rsid w:val="74742ADB"/>
    <w:rsid w:val="748708F4"/>
    <w:rsid w:val="74AB2D6E"/>
    <w:rsid w:val="74B55756"/>
    <w:rsid w:val="74C97769"/>
    <w:rsid w:val="74CF1872"/>
    <w:rsid w:val="74D63624"/>
    <w:rsid w:val="74DCD307"/>
    <w:rsid w:val="74DECABC"/>
    <w:rsid w:val="74F44979"/>
    <w:rsid w:val="74FED193"/>
    <w:rsid w:val="751F2365"/>
    <w:rsid w:val="75416A5C"/>
    <w:rsid w:val="754DD07D"/>
    <w:rsid w:val="7556AC20"/>
    <w:rsid w:val="755BFFD5"/>
    <w:rsid w:val="756B0347"/>
    <w:rsid w:val="756EE632"/>
    <w:rsid w:val="75B95BF5"/>
    <w:rsid w:val="75BA48F8"/>
    <w:rsid w:val="75C7782A"/>
    <w:rsid w:val="75DC827C"/>
    <w:rsid w:val="75DCCB09"/>
    <w:rsid w:val="75E18709"/>
    <w:rsid w:val="75FE3424"/>
    <w:rsid w:val="7625D628"/>
    <w:rsid w:val="7632A3FB"/>
    <w:rsid w:val="763737C5"/>
    <w:rsid w:val="7639048B"/>
    <w:rsid w:val="763E2D9D"/>
    <w:rsid w:val="763F23CD"/>
    <w:rsid w:val="765DDAD5"/>
    <w:rsid w:val="765FD313"/>
    <w:rsid w:val="766594E2"/>
    <w:rsid w:val="7666F650"/>
    <w:rsid w:val="766AE8D3"/>
    <w:rsid w:val="76719D01"/>
    <w:rsid w:val="7678A368"/>
    <w:rsid w:val="767A9B1D"/>
    <w:rsid w:val="769EE04D"/>
    <w:rsid w:val="76E348A2"/>
    <w:rsid w:val="76E96F64"/>
    <w:rsid w:val="76EB3339"/>
    <w:rsid w:val="772281AA"/>
    <w:rsid w:val="77466EC9"/>
    <w:rsid w:val="77475564"/>
    <w:rsid w:val="77488FC2"/>
    <w:rsid w:val="7753C8D7"/>
    <w:rsid w:val="7791C3C7"/>
    <w:rsid w:val="779A0485"/>
    <w:rsid w:val="77B7671B"/>
    <w:rsid w:val="77D6A6E2"/>
    <w:rsid w:val="77DB5769"/>
    <w:rsid w:val="78069E7F"/>
    <w:rsid w:val="780DCFD2"/>
    <w:rsid w:val="7823DB99"/>
    <w:rsid w:val="782B8CC2"/>
    <w:rsid w:val="786327E0"/>
    <w:rsid w:val="788D4074"/>
    <w:rsid w:val="789729AA"/>
    <w:rsid w:val="789789E5"/>
    <w:rsid w:val="78A01B4E"/>
    <w:rsid w:val="78C1259B"/>
    <w:rsid w:val="78D2B3B3"/>
    <w:rsid w:val="78E09427"/>
    <w:rsid w:val="78EAF3A3"/>
    <w:rsid w:val="78EC1963"/>
    <w:rsid w:val="78EF9938"/>
    <w:rsid w:val="78F17502"/>
    <w:rsid w:val="7910DDEB"/>
    <w:rsid w:val="79141985"/>
    <w:rsid w:val="791756A0"/>
    <w:rsid w:val="79555620"/>
    <w:rsid w:val="79649331"/>
    <w:rsid w:val="7970F360"/>
    <w:rsid w:val="7982DCF1"/>
    <w:rsid w:val="798CCAE3"/>
    <w:rsid w:val="799DCBA6"/>
    <w:rsid w:val="799F732D"/>
    <w:rsid w:val="79E25C96"/>
    <w:rsid w:val="79E37AB7"/>
    <w:rsid w:val="79E48B6C"/>
    <w:rsid w:val="79F1BE50"/>
    <w:rsid w:val="7A20C29B"/>
    <w:rsid w:val="7A21C290"/>
    <w:rsid w:val="7A23F278"/>
    <w:rsid w:val="7A2910D5"/>
    <w:rsid w:val="7A2F7974"/>
    <w:rsid w:val="7A337FC7"/>
    <w:rsid w:val="7A48C08A"/>
    <w:rsid w:val="7A5C2462"/>
    <w:rsid w:val="7A828D05"/>
    <w:rsid w:val="7A9582B1"/>
    <w:rsid w:val="7A96A070"/>
    <w:rsid w:val="7ABC0639"/>
    <w:rsid w:val="7ACA4402"/>
    <w:rsid w:val="7AD62A9D"/>
    <w:rsid w:val="7AE34464"/>
    <w:rsid w:val="7AEDB74D"/>
    <w:rsid w:val="7AF96B68"/>
    <w:rsid w:val="7B1606CA"/>
    <w:rsid w:val="7B213685"/>
    <w:rsid w:val="7B297CA8"/>
    <w:rsid w:val="7B33E364"/>
    <w:rsid w:val="7B3EBD91"/>
    <w:rsid w:val="7B5D2785"/>
    <w:rsid w:val="7B785CEE"/>
    <w:rsid w:val="7B92A5FF"/>
    <w:rsid w:val="7B9F5155"/>
    <w:rsid w:val="7BB6DA9E"/>
    <w:rsid w:val="7BB97FE8"/>
    <w:rsid w:val="7BCBC619"/>
    <w:rsid w:val="7BDE9097"/>
    <w:rsid w:val="7C34010A"/>
    <w:rsid w:val="7C3AA103"/>
    <w:rsid w:val="7C3C3468"/>
    <w:rsid w:val="7C4C0C8D"/>
    <w:rsid w:val="7C540143"/>
    <w:rsid w:val="7C5CFA50"/>
    <w:rsid w:val="7C6BB657"/>
    <w:rsid w:val="7C74B4EC"/>
    <w:rsid w:val="7CAA551E"/>
    <w:rsid w:val="7CB3F3FC"/>
    <w:rsid w:val="7CEEA76A"/>
    <w:rsid w:val="7CF0AC80"/>
    <w:rsid w:val="7CF74CBC"/>
    <w:rsid w:val="7D1A91A9"/>
    <w:rsid w:val="7D43235D"/>
    <w:rsid w:val="7D625CD7"/>
    <w:rsid w:val="7D6C87C6"/>
    <w:rsid w:val="7D706AB4"/>
    <w:rsid w:val="7D8521B9"/>
    <w:rsid w:val="7D88DA9F"/>
    <w:rsid w:val="7DA38E6F"/>
    <w:rsid w:val="7DCE4132"/>
    <w:rsid w:val="7DF31E51"/>
    <w:rsid w:val="7E0C773D"/>
    <w:rsid w:val="7E23F892"/>
    <w:rsid w:val="7E25BC33"/>
    <w:rsid w:val="7E322C92"/>
    <w:rsid w:val="7E4484BD"/>
    <w:rsid w:val="7E549CA6"/>
    <w:rsid w:val="7E58D747"/>
    <w:rsid w:val="7E765E53"/>
    <w:rsid w:val="7E7CAF18"/>
    <w:rsid w:val="7E812CFD"/>
    <w:rsid w:val="7E832E1C"/>
    <w:rsid w:val="7E928CD2"/>
    <w:rsid w:val="7E9ACE46"/>
    <w:rsid w:val="7E9C93E2"/>
    <w:rsid w:val="7EE4442B"/>
    <w:rsid w:val="7EE499D5"/>
    <w:rsid w:val="7EEA1431"/>
    <w:rsid w:val="7F1930EA"/>
    <w:rsid w:val="7F1BF311"/>
    <w:rsid w:val="7F271E75"/>
    <w:rsid w:val="7F3DFBA4"/>
    <w:rsid w:val="7F4EC7D0"/>
    <w:rsid w:val="7F6BCD05"/>
    <w:rsid w:val="7F8D5E10"/>
    <w:rsid w:val="7F8F41B7"/>
    <w:rsid w:val="7F9B2D84"/>
    <w:rsid w:val="7FC8486F"/>
    <w:rsid w:val="7FFBBC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27DE"/>
  <w15:chartTrackingRefBased/>
  <w15:docId w15:val="{75C8327D-B60B-4059-B9E0-F5F3355F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annotation reference"/>
    <w:basedOn w:val="DefaultParagraphFont"/>
    <w:uiPriority w:val="99"/>
    <w:semiHidden/>
    <w:unhideWhenUsed/>
    <w:rsid w:val="005D5511"/>
    <w:rPr>
      <w:sz w:val="16"/>
      <w:szCs w:val="16"/>
    </w:rPr>
  </w:style>
  <w:style w:type="paragraph" w:styleId="CommentText">
    <w:name w:val="annotation text"/>
    <w:basedOn w:val="Normal"/>
    <w:link w:val="CommentTextChar"/>
    <w:uiPriority w:val="99"/>
    <w:unhideWhenUsed/>
    <w:rsid w:val="005D5511"/>
    <w:pPr>
      <w:spacing w:line="240" w:lineRule="auto"/>
    </w:pPr>
    <w:rPr>
      <w:sz w:val="20"/>
      <w:szCs w:val="20"/>
    </w:rPr>
  </w:style>
  <w:style w:type="character" w:styleId="CommentTextChar" w:customStyle="1">
    <w:name w:val="Comment Text Char"/>
    <w:basedOn w:val="DefaultParagraphFont"/>
    <w:link w:val="CommentText"/>
    <w:uiPriority w:val="99"/>
    <w:rsid w:val="005D5511"/>
    <w:rPr>
      <w:sz w:val="20"/>
      <w:szCs w:val="20"/>
    </w:rPr>
  </w:style>
  <w:style w:type="paragraph" w:styleId="CommentSubject">
    <w:name w:val="annotation subject"/>
    <w:basedOn w:val="CommentText"/>
    <w:next w:val="CommentText"/>
    <w:link w:val="CommentSubjectChar"/>
    <w:uiPriority w:val="99"/>
    <w:semiHidden/>
    <w:unhideWhenUsed/>
    <w:rsid w:val="005D5511"/>
    <w:rPr>
      <w:b/>
      <w:bCs/>
    </w:rPr>
  </w:style>
  <w:style w:type="character" w:styleId="CommentSubjectChar" w:customStyle="1">
    <w:name w:val="Comment Subject Char"/>
    <w:basedOn w:val="CommentTextChar"/>
    <w:link w:val="CommentSubject"/>
    <w:uiPriority w:val="99"/>
    <w:semiHidden/>
    <w:rsid w:val="005D5511"/>
    <w:rPr>
      <w:b/>
      <w:bCs/>
      <w:sz w:val="20"/>
      <w:szCs w:val="20"/>
    </w:rPr>
  </w:style>
  <w:style w:type="paragraph" w:styleId="Revision">
    <w:name w:val="Revision"/>
    <w:hidden/>
    <w:uiPriority w:val="99"/>
    <w:semiHidden/>
    <w:rsid w:val="006B36FD"/>
    <w:pPr>
      <w:spacing w:after="0" w:line="240" w:lineRule="auto"/>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hyperlink" Target="mailto:Marlon@dockwize.nl" TargetMode="External" Id="rId17" /><Relationship Type="http://schemas.openxmlformats.org/officeDocument/2006/relationships/customXml" Target="../customXml/item2.xml" Id="rId2" /><Relationship Type="http://schemas.openxmlformats.org/officeDocument/2006/relationships/hyperlink" Target="mailto:Nienkedekkers@dockwize.nl"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16/09/relationships/commentsIds" Target="commentsIds.xml" Id="rId10" /><Relationship Type="http://schemas.microsoft.com/office/2011/relationships/people" Target="people.xml" Id="rId19"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hyperlink" Target="https://lochal.nl/" TargetMode="External" Id="Re5a7152cfb9a4883" /><Relationship Type="http://schemas.openxmlformats.org/officeDocument/2006/relationships/hyperlink" Target="https://kitchenrepublic.nl/" TargetMode="External" Id="Rce8d97c2f64943d9" /><Relationship Type="http://schemas.openxmlformats.org/officeDocument/2006/relationships/hyperlink" Target="https://getunlocked.nl/en/" TargetMode="External" Id="Ref2a77e69df14bc5" /><Relationship Type="http://schemas.openxmlformats.org/officeDocument/2006/relationships/hyperlink" Target="https://www.innovatiepunt-kaap.nl/" TargetMode="External" Id="R751980e1e1ae449e" /><Relationship Type="http://schemas.openxmlformats.org/officeDocument/2006/relationships/header" Target="header.xml" Id="R79f973a99a69485c" /><Relationship Type="http://schemas.openxmlformats.org/officeDocument/2006/relationships/footer" Target="footer.xml" Id="Rbc0f3e8975b34c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1E9EEB39ACCA4BAF411F68A97A070E" ma:contentTypeVersion="15" ma:contentTypeDescription="Een nieuw document maken." ma:contentTypeScope="" ma:versionID="5dd7c08d1ea9c8ebc29335924cbbbfb5">
  <xsd:schema xmlns:xsd="http://www.w3.org/2001/XMLSchema" xmlns:xs="http://www.w3.org/2001/XMLSchema" xmlns:p="http://schemas.microsoft.com/office/2006/metadata/properties" xmlns:ns2="9d70a598-5e6e-4980-b02e-06721fb5f188" xmlns:ns3="a19ca29d-e230-49c7-b31b-029ca0cef562" targetNamespace="http://schemas.microsoft.com/office/2006/metadata/properties" ma:root="true" ma:fieldsID="160a9c96034b5b8ade2f7ed66c955de4" ns2:_="" ns3:_="">
    <xsd:import namespace="9d70a598-5e6e-4980-b02e-06721fb5f188"/>
    <xsd:import namespace="a19ca29d-e230-49c7-b31b-029ca0cef56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SearchPropertie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0a598-5e6e-4980-b02e-06721fb5f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146c24e3-4e43-4d63-a18e-4545110f7f0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9ca29d-e230-49c7-b31b-029ca0cef56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dc6d087-43f9-4433-acba-429ff022ca8f}" ma:internalName="TaxCatchAll" ma:showField="CatchAllData" ma:web="a19ca29d-e230-49c7-b31b-029ca0cef5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19ca29d-e230-49c7-b31b-029ca0cef562" xsi:nil="true"/>
    <lcf76f155ced4ddcb4097134ff3c332f xmlns="9d70a598-5e6e-4980-b02e-06721fb5f188">
      <Terms xmlns="http://schemas.microsoft.com/office/infopath/2007/PartnerControls"/>
    </lcf76f155ced4ddcb4097134ff3c332f>
    <SharedWithUsers xmlns="a19ca29d-e230-49c7-b31b-029ca0cef562">
      <UserInfo>
        <DisplayName>Marlon Baarends - Schroevers | Dockwize</DisplayName>
        <AccountId>10</AccountId>
        <AccountType/>
      </UserInfo>
    </SharedWithUsers>
  </documentManagement>
</p:properties>
</file>

<file path=customXml/itemProps1.xml><?xml version="1.0" encoding="utf-8"?>
<ds:datastoreItem xmlns:ds="http://schemas.openxmlformats.org/officeDocument/2006/customXml" ds:itemID="{E7F9C874-13EB-4653-AA67-2F3404AE6BF4}">
  <ds:schemaRefs>
    <ds:schemaRef ds:uri="http://schemas.microsoft.com/sharepoint/v3/contenttype/forms"/>
  </ds:schemaRefs>
</ds:datastoreItem>
</file>

<file path=customXml/itemProps2.xml><?xml version="1.0" encoding="utf-8"?>
<ds:datastoreItem xmlns:ds="http://schemas.openxmlformats.org/officeDocument/2006/customXml" ds:itemID="{09B3A663-0EF7-47F3-BC2F-EDEA042944E9}"/>
</file>

<file path=customXml/itemProps3.xml><?xml version="1.0" encoding="utf-8"?>
<ds:datastoreItem xmlns:ds="http://schemas.openxmlformats.org/officeDocument/2006/customXml" ds:itemID="{24CA055C-5830-42AC-BE25-E91990E366E0}">
  <ds:schemaRefs>
    <ds:schemaRef ds:uri="http://schemas.microsoft.com/office/infopath/2007/PartnerControls"/>
    <ds:schemaRef ds:uri="http://schemas.microsoft.com/office/2006/documentManagement/types"/>
    <ds:schemaRef ds:uri="9d70a598-5e6e-4980-b02e-06721fb5f188"/>
    <ds:schemaRef ds:uri="http://purl.org/dc/elements/1.1/"/>
    <ds:schemaRef ds:uri="http://purl.org/dc/dcmitype/"/>
    <ds:schemaRef ds:uri="http://schemas.microsoft.com/office/2006/metadata/properties"/>
    <ds:schemaRef ds:uri="http://purl.org/dc/terms/"/>
    <ds:schemaRef ds:uri="http://schemas.openxmlformats.org/package/2006/metadata/core-properties"/>
    <ds:schemaRef ds:uri="a19ca29d-e230-49c7-b31b-029ca0cef562"/>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Marieke Heinen | Dockwize</dc:creator>
  <cp:keywords/>
  <dc:description/>
  <cp:lastModifiedBy>Marieke Heinen | Dockwize</cp:lastModifiedBy>
  <cp:revision>56</cp:revision>
  <dcterms:created xsi:type="dcterms:W3CDTF">2024-01-16T21:14:00Z</dcterms:created>
  <dcterms:modified xsi:type="dcterms:W3CDTF">2024-01-24T16:52:09Z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0x010100781E9EEB39ACCA4BAF411F68A97A070E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